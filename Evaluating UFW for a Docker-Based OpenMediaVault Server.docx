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3F5B2" w14:textId="742388CC" w:rsidR="00342BA9" w:rsidRDefault="009747F4">
      <w:r w:rsidRPr="009747F4">
        <w:t>Network Access Policy v1</w:t>
      </w:r>
      <w:r w:rsidR="0091064E">
        <w:t xml:space="preserve"> and implementation</w:t>
      </w:r>
    </w:p>
    <w:tbl>
      <w:tblPr>
        <w:tblStyle w:val="TableGrid"/>
        <w:tblW w:w="0" w:type="auto"/>
        <w:tblBorders>
          <w:bottom w:val="none" w:sz="0" w:space="0" w:color="auto"/>
        </w:tblBorders>
        <w:tblLook w:val="04A0" w:firstRow="1" w:lastRow="0" w:firstColumn="1" w:lastColumn="0" w:noHBand="0" w:noVBand="1"/>
      </w:tblPr>
      <w:tblGrid>
        <w:gridCol w:w="1766"/>
        <w:gridCol w:w="1597"/>
        <w:gridCol w:w="2368"/>
        <w:gridCol w:w="1679"/>
        <w:gridCol w:w="970"/>
        <w:gridCol w:w="970"/>
      </w:tblGrid>
      <w:tr w:rsidR="009747F4" w14:paraId="0A577DFD" w14:textId="78FBF26F" w:rsidTr="009747F4">
        <w:tc>
          <w:tcPr>
            <w:tcW w:w="1853" w:type="dxa"/>
          </w:tcPr>
          <w:p w14:paraId="6DA55680" w14:textId="26876682" w:rsidR="009747F4" w:rsidRPr="00342BA9" w:rsidRDefault="009747F4">
            <w:pPr>
              <w:rPr>
                <w:b/>
                <w:bCs/>
              </w:rPr>
            </w:pPr>
            <w:r w:rsidRPr="00342BA9">
              <w:rPr>
                <w:b/>
                <w:bCs/>
              </w:rPr>
              <w:t>Service</w:t>
            </w:r>
          </w:p>
        </w:tc>
        <w:tc>
          <w:tcPr>
            <w:tcW w:w="1696" w:type="dxa"/>
          </w:tcPr>
          <w:p w14:paraId="7AF45C5D" w14:textId="37831C96" w:rsidR="009747F4" w:rsidRPr="00342BA9" w:rsidRDefault="009747F4">
            <w:pPr>
              <w:rPr>
                <w:b/>
                <w:bCs/>
              </w:rPr>
            </w:pPr>
            <w:r w:rsidRPr="00342BA9">
              <w:rPr>
                <w:b/>
                <w:bCs/>
              </w:rPr>
              <w:t>Port</w:t>
            </w:r>
          </w:p>
        </w:tc>
        <w:tc>
          <w:tcPr>
            <w:tcW w:w="2471" w:type="dxa"/>
          </w:tcPr>
          <w:p w14:paraId="0B886355" w14:textId="4EB8FC37" w:rsidR="009747F4" w:rsidRPr="00342BA9" w:rsidRDefault="009747F4">
            <w:pPr>
              <w:rPr>
                <w:b/>
                <w:bCs/>
              </w:rPr>
            </w:pPr>
            <w:r>
              <w:rPr>
                <w:b/>
                <w:bCs/>
              </w:rPr>
              <w:t>Authorized Users/Devices</w:t>
            </w:r>
          </w:p>
        </w:tc>
        <w:tc>
          <w:tcPr>
            <w:tcW w:w="1110" w:type="dxa"/>
          </w:tcPr>
          <w:p w14:paraId="74907944" w14:textId="6977D335" w:rsidR="009747F4" w:rsidRDefault="009747F4">
            <w:pPr>
              <w:rPr>
                <w:b/>
                <w:bCs/>
              </w:rPr>
            </w:pPr>
            <w:r>
              <w:rPr>
                <w:b/>
                <w:bCs/>
              </w:rPr>
              <w:t>Allowed Networks</w:t>
            </w:r>
          </w:p>
        </w:tc>
        <w:tc>
          <w:tcPr>
            <w:tcW w:w="1110" w:type="dxa"/>
          </w:tcPr>
          <w:p w14:paraId="65892A19" w14:textId="77777777" w:rsidR="009747F4" w:rsidRDefault="009747F4">
            <w:pPr>
              <w:rPr>
                <w:b/>
                <w:bCs/>
              </w:rPr>
            </w:pPr>
          </w:p>
        </w:tc>
        <w:tc>
          <w:tcPr>
            <w:tcW w:w="1110" w:type="dxa"/>
          </w:tcPr>
          <w:p w14:paraId="5A20FFC9" w14:textId="77777777" w:rsidR="009747F4" w:rsidRDefault="009747F4">
            <w:pPr>
              <w:rPr>
                <w:b/>
                <w:bCs/>
              </w:rPr>
            </w:pPr>
          </w:p>
        </w:tc>
      </w:tr>
      <w:tr w:rsidR="009747F4" w14:paraId="2EE35E94" w14:textId="3F01A1C7" w:rsidTr="009747F4">
        <w:tc>
          <w:tcPr>
            <w:tcW w:w="1853" w:type="dxa"/>
          </w:tcPr>
          <w:p w14:paraId="5988F8AC" w14:textId="77B4FBDA" w:rsidR="009747F4" w:rsidRDefault="009747F4">
            <w:r>
              <w:t>SSH</w:t>
            </w:r>
          </w:p>
        </w:tc>
        <w:tc>
          <w:tcPr>
            <w:tcW w:w="1696" w:type="dxa"/>
          </w:tcPr>
          <w:p w14:paraId="76B8CD4D" w14:textId="5EBF6CE6" w:rsidR="009747F4" w:rsidRDefault="009747F4">
            <w:r>
              <w:t>22</w:t>
            </w:r>
          </w:p>
        </w:tc>
        <w:tc>
          <w:tcPr>
            <w:tcW w:w="2471" w:type="dxa"/>
          </w:tcPr>
          <w:p w14:paraId="2AA8F59D" w14:textId="19DA1EF6" w:rsidR="009747F4" w:rsidRDefault="009747F4">
            <w:r>
              <w:t>Me</w:t>
            </w:r>
          </w:p>
        </w:tc>
        <w:tc>
          <w:tcPr>
            <w:tcW w:w="1110" w:type="dxa"/>
          </w:tcPr>
          <w:p w14:paraId="3CA82E61" w14:textId="1DA9D456" w:rsidR="009747F4" w:rsidRDefault="009747F4">
            <w:proofErr w:type="spellStart"/>
            <w:r>
              <w:t>LAN+Tailscale</w:t>
            </w:r>
            <w:proofErr w:type="spellEnd"/>
          </w:p>
        </w:tc>
        <w:tc>
          <w:tcPr>
            <w:tcW w:w="1110" w:type="dxa"/>
          </w:tcPr>
          <w:p w14:paraId="1B0805F9" w14:textId="77777777" w:rsidR="009747F4" w:rsidRDefault="009747F4"/>
        </w:tc>
        <w:tc>
          <w:tcPr>
            <w:tcW w:w="1110" w:type="dxa"/>
          </w:tcPr>
          <w:p w14:paraId="1DD9E6EB" w14:textId="77777777" w:rsidR="009747F4" w:rsidRDefault="009747F4"/>
        </w:tc>
      </w:tr>
      <w:tr w:rsidR="009747F4" w14:paraId="6CB35256" w14:textId="4B7C8775" w:rsidTr="009747F4">
        <w:tc>
          <w:tcPr>
            <w:tcW w:w="1853" w:type="dxa"/>
          </w:tcPr>
          <w:p w14:paraId="63B025BC" w14:textId="30F30B37" w:rsidR="009747F4" w:rsidRDefault="009747F4">
            <w:r>
              <w:t>OMV</w:t>
            </w:r>
          </w:p>
        </w:tc>
        <w:tc>
          <w:tcPr>
            <w:tcW w:w="1696" w:type="dxa"/>
          </w:tcPr>
          <w:p w14:paraId="77A4928E" w14:textId="1FC2A0B8" w:rsidR="009747F4" w:rsidRDefault="009747F4">
            <w:r>
              <w:t>80</w:t>
            </w:r>
          </w:p>
        </w:tc>
        <w:tc>
          <w:tcPr>
            <w:tcW w:w="2471" w:type="dxa"/>
          </w:tcPr>
          <w:p w14:paraId="7F975C0D" w14:textId="3BFF14FE" w:rsidR="009747F4" w:rsidRDefault="009747F4">
            <w:r>
              <w:t>Me</w:t>
            </w:r>
          </w:p>
        </w:tc>
        <w:tc>
          <w:tcPr>
            <w:tcW w:w="1110" w:type="dxa"/>
          </w:tcPr>
          <w:p w14:paraId="0365754A" w14:textId="2986F993" w:rsidR="009747F4" w:rsidRDefault="009747F4">
            <w:proofErr w:type="spellStart"/>
            <w:r>
              <w:t>LAN+Tailscale</w:t>
            </w:r>
            <w:proofErr w:type="spellEnd"/>
          </w:p>
        </w:tc>
        <w:tc>
          <w:tcPr>
            <w:tcW w:w="1110" w:type="dxa"/>
          </w:tcPr>
          <w:p w14:paraId="66514CEE" w14:textId="77777777" w:rsidR="009747F4" w:rsidRDefault="009747F4"/>
        </w:tc>
        <w:tc>
          <w:tcPr>
            <w:tcW w:w="1110" w:type="dxa"/>
          </w:tcPr>
          <w:p w14:paraId="58013760" w14:textId="77777777" w:rsidR="009747F4" w:rsidRDefault="009747F4"/>
        </w:tc>
      </w:tr>
      <w:tr w:rsidR="009747F4" w14:paraId="2E1B8D4A" w14:textId="41B653D0" w:rsidTr="009747F4">
        <w:tc>
          <w:tcPr>
            <w:tcW w:w="1853" w:type="dxa"/>
          </w:tcPr>
          <w:p w14:paraId="366A9192" w14:textId="5724AC9A" w:rsidR="009747F4" w:rsidRDefault="009747F4">
            <w:proofErr w:type="spellStart"/>
            <w:r>
              <w:t>Nextcloud</w:t>
            </w:r>
            <w:proofErr w:type="spellEnd"/>
          </w:p>
        </w:tc>
        <w:tc>
          <w:tcPr>
            <w:tcW w:w="1696" w:type="dxa"/>
          </w:tcPr>
          <w:p w14:paraId="315F7045" w14:textId="6125E59D" w:rsidR="009747F4" w:rsidRDefault="009747F4">
            <w:r>
              <w:t>8080</w:t>
            </w:r>
          </w:p>
        </w:tc>
        <w:tc>
          <w:tcPr>
            <w:tcW w:w="2471" w:type="dxa"/>
          </w:tcPr>
          <w:p w14:paraId="3562E5ED" w14:textId="6B539026" w:rsidR="009747F4" w:rsidRDefault="009747F4">
            <w:r>
              <w:t>Me and wife</w:t>
            </w:r>
          </w:p>
        </w:tc>
        <w:tc>
          <w:tcPr>
            <w:tcW w:w="1110" w:type="dxa"/>
          </w:tcPr>
          <w:p w14:paraId="0ABA28A9" w14:textId="1096777A" w:rsidR="009747F4" w:rsidRDefault="009747F4">
            <w:proofErr w:type="spellStart"/>
            <w:r>
              <w:t>LAN+Tailscale</w:t>
            </w:r>
            <w:proofErr w:type="spellEnd"/>
          </w:p>
        </w:tc>
        <w:tc>
          <w:tcPr>
            <w:tcW w:w="1110" w:type="dxa"/>
          </w:tcPr>
          <w:p w14:paraId="22B6838F" w14:textId="77777777" w:rsidR="009747F4" w:rsidRDefault="009747F4"/>
        </w:tc>
        <w:tc>
          <w:tcPr>
            <w:tcW w:w="1110" w:type="dxa"/>
          </w:tcPr>
          <w:p w14:paraId="4EE1C636" w14:textId="77777777" w:rsidR="009747F4" w:rsidRDefault="009747F4"/>
        </w:tc>
      </w:tr>
      <w:tr w:rsidR="009747F4" w14:paraId="1F86EE64" w14:textId="467DE779" w:rsidTr="009747F4">
        <w:tc>
          <w:tcPr>
            <w:tcW w:w="1853" w:type="dxa"/>
          </w:tcPr>
          <w:p w14:paraId="720821B4" w14:textId="05109E76" w:rsidR="009747F4" w:rsidRDefault="009747F4">
            <w:r>
              <w:t>SMB</w:t>
            </w:r>
          </w:p>
        </w:tc>
        <w:tc>
          <w:tcPr>
            <w:tcW w:w="1696" w:type="dxa"/>
          </w:tcPr>
          <w:p w14:paraId="3D01DDB8" w14:textId="6114F3C5" w:rsidR="009747F4" w:rsidRDefault="009747F4">
            <w:r>
              <w:t>445/139</w:t>
            </w:r>
          </w:p>
        </w:tc>
        <w:tc>
          <w:tcPr>
            <w:tcW w:w="2471" w:type="dxa"/>
          </w:tcPr>
          <w:p w14:paraId="0BA3A1E8" w14:textId="1AD44307" w:rsidR="009747F4" w:rsidRDefault="009747F4">
            <w:r>
              <w:t>Trusted Personal Devices</w:t>
            </w:r>
          </w:p>
        </w:tc>
        <w:tc>
          <w:tcPr>
            <w:tcW w:w="1110" w:type="dxa"/>
          </w:tcPr>
          <w:p w14:paraId="6725EF56" w14:textId="4C95E196" w:rsidR="009747F4" w:rsidRDefault="009747F4">
            <w:r>
              <w:t>LAN (</w:t>
            </w:r>
            <w:proofErr w:type="spellStart"/>
            <w:r>
              <w:t>Tailscale</w:t>
            </w:r>
            <w:proofErr w:type="spellEnd"/>
            <w:r>
              <w:t xml:space="preserve"> Optional Later</w:t>
            </w:r>
          </w:p>
        </w:tc>
        <w:tc>
          <w:tcPr>
            <w:tcW w:w="1110" w:type="dxa"/>
          </w:tcPr>
          <w:p w14:paraId="355BA30A" w14:textId="77777777" w:rsidR="009747F4" w:rsidRDefault="009747F4"/>
        </w:tc>
        <w:tc>
          <w:tcPr>
            <w:tcW w:w="1110" w:type="dxa"/>
          </w:tcPr>
          <w:p w14:paraId="178A8696" w14:textId="77777777" w:rsidR="009747F4" w:rsidRDefault="009747F4"/>
        </w:tc>
      </w:tr>
      <w:tr w:rsidR="009747F4" w14:paraId="4577AE3C" w14:textId="3859D4B3" w:rsidTr="009747F4">
        <w:tc>
          <w:tcPr>
            <w:tcW w:w="1853" w:type="dxa"/>
          </w:tcPr>
          <w:p w14:paraId="4EA80BEE" w14:textId="1A2220CC" w:rsidR="009747F4" w:rsidRDefault="009747F4">
            <w:r>
              <w:t>Everything Else</w:t>
            </w:r>
          </w:p>
        </w:tc>
        <w:tc>
          <w:tcPr>
            <w:tcW w:w="1696" w:type="dxa"/>
          </w:tcPr>
          <w:p w14:paraId="1FDE7A76" w14:textId="7FA8BAF5" w:rsidR="009747F4" w:rsidRDefault="009747F4">
            <w:r>
              <w:t>Any</w:t>
            </w:r>
          </w:p>
        </w:tc>
        <w:tc>
          <w:tcPr>
            <w:tcW w:w="2471" w:type="dxa"/>
          </w:tcPr>
          <w:p w14:paraId="350CC1E8" w14:textId="1BCA1A42" w:rsidR="009747F4" w:rsidRDefault="009747F4">
            <w:r>
              <w:t>None</w:t>
            </w:r>
          </w:p>
        </w:tc>
        <w:tc>
          <w:tcPr>
            <w:tcW w:w="1110" w:type="dxa"/>
          </w:tcPr>
          <w:p w14:paraId="6941B74F" w14:textId="239A284E" w:rsidR="009747F4" w:rsidRDefault="009747F4">
            <w:r>
              <w:t>Deny</w:t>
            </w:r>
          </w:p>
        </w:tc>
        <w:tc>
          <w:tcPr>
            <w:tcW w:w="1110" w:type="dxa"/>
          </w:tcPr>
          <w:p w14:paraId="19223B33" w14:textId="77777777" w:rsidR="009747F4" w:rsidRDefault="009747F4"/>
        </w:tc>
        <w:tc>
          <w:tcPr>
            <w:tcW w:w="1110" w:type="dxa"/>
          </w:tcPr>
          <w:p w14:paraId="5145E3C6" w14:textId="77777777" w:rsidR="009747F4" w:rsidRDefault="009747F4"/>
        </w:tc>
      </w:tr>
      <w:tr w:rsidR="009747F4" w14:paraId="6AACD889" w14:textId="01401161" w:rsidTr="009747F4">
        <w:tc>
          <w:tcPr>
            <w:tcW w:w="1853" w:type="dxa"/>
          </w:tcPr>
          <w:p w14:paraId="1B63FC2E" w14:textId="77777777" w:rsidR="009747F4" w:rsidRDefault="009747F4"/>
        </w:tc>
        <w:tc>
          <w:tcPr>
            <w:tcW w:w="1696" w:type="dxa"/>
          </w:tcPr>
          <w:p w14:paraId="65CE3605" w14:textId="77777777" w:rsidR="009747F4" w:rsidRDefault="009747F4"/>
        </w:tc>
        <w:tc>
          <w:tcPr>
            <w:tcW w:w="2471" w:type="dxa"/>
          </w:tcPr>
          <w:p w14:paraId="32FB3855" w14:textId="77777777" w:rsidR="009747F4" w:rsidRDefault="009747F4"/>
        </w:tc>
        <w:tc>
          <w:tcPr>
            <w:tcW w:w="1110" w:type="dxa"/>
          </w:tcPr>
          <w:p w14:paraId="11E75FAD" w14:textId="77777777" w:rsidR="009747F4" w:rsidRDefault="009747F4"/>
        </w:tc>
        <w:tc>
          <w:tcPr>
            <w:tcW w:w="1110" w:type="dxa"/>
          </w:tcPr>
          <w:p w14:paraId="744E347B" w14:textId="77777777" w:rsidR="009747F4" w:rsidRDefault="009747F4"/>
        </w:tc>
        <w:tc>
          <w:tcPr>
            <w:tcW w:w="1110" w:type="dxa"/>
          </w:tcPr>
          <w:p w14:paraId="774046B5" w14:textId="77777777" w:rsidR="009747F4" w:rsidRDefault="009747F4"/>
        </w:tc>
      </w:tr>
      <w:tr w:rsidR="009747F4" w14:paraId="149635B2" w14:textId="77E58543" w:rsidTr="009747F4">
        <w:tc>
          <w:tcPr>
            <w:tcW w:w="1853" w:type="dxa"/>
          </w:tcPr>
          <w:p w14:paraId="03FC00CD" w14:textId="77777777" w:rsidR="009747F4" w:rsidRDefault="009747F4"/>
        </w:tc>
        <w:tc>
          <w:tcPr>
            <w:tcW w:w="1696" w:type="dxa"/>
          </w:tcPr>
          <w:p w14:paraId="75B763B4" w14:textId="77777777" w:rsidR="009747F4" w:rsidRDefault="009747F4"/>
        </w:tc>
        <w:tc>
          <w:tcPr>
            <w:tcW w:w="2471" w:type="dxa"/>
          </w:tcPr>
          <w:p w14:paraId="1778E92E" w14:textId="77777777" w:rsidR="009747F4" w:rsidRDefault="009747F4"/>
        </w:tc>
        <w:tc>
          <w:tcPr>
            <w:tcW w:w="1110" w:type="dxa"/>
          </w:tcPr>
          <w:p w14:paraId="3B3650C1" w14:textId="77777777" w:rsidR="009747F4" w:rsidRDefault="009747F4"/>
        </w:tc>
        <w:tc>
          <w:tcPr>
            <w:tcW w:w="1110" w:type="dxa"/>
          </w:tcPr>
          <w:p w14:paraId="2DC4C7DE" w14:textId="77777777" w:rsidR="009747F4" w:rsidRDefault="009747F4"/>
        </w:tc>
        <w:tc>
          <w:tcPr>
            <w:tcW w:w="1110" w:type="dxa"/>
          </w:tcPr>
          <w:p w14:paraId="71345BA0" w14:textId="77777777" w:rsidR="009747F4" w:rsidRDefault="009747F4"/>
        </w:tc>
      </w:tr>
      <w:tr w:rsidR="009747F4" w14:paraId="08C671FD" w14:textId="00ABEA03" w:rsidTr="009747F4">
        <w:tc>
          <w:tcPr>
            <w:tcW w:w="1853" w:type="dxa"/>
          </w:tcPr>
          <w:p w14:paraId="6196B90A" w14:textId="77777777" w:rsidR="009747F4" w:rsidRDefault="009747F4"/>
        </w:tc>
        <w:tc>
          <w:tcPr>
            <w:tcW w:w="1696" w:type="dxa"/>
          </w:tcPr>
          <w:p w14:paraId="6E45AA7E" w14:textId="77777777" w:rsidR="009747F4" w:rsidRDefault="009747F4"/>
        </w:tc>
        <w:tc>
          <w:tcPr>
            <w:tcW w:w="2471" w:type="dxa"/>
          </w:tcPr>
          <w:p w14:paraId="01AA9944" w14:textId="77777777" w:rsidR="009747F4" w:rsidRDefault="009747F4"/>
        </w:tc>
        <w:tc>
          <w:tcPr>
            <w:tcW w:w="1110" w:type="dxa"/>
          </w:tcPr>
          <w:p w14:paraId="5E3D2352" w14:textId="77777777" w:rsidR="009747F4" w:rsidRDefault="009747F4"/>
        </w:tc>
        <w:tc>
          <w:tcPr>
            <w:tcW w:w="1110" w:type="dxa"/>
          </w:tcPr>
          <w:p w14:paraId="6A80DD66" w14:textId="77777777" w:rsidR="009747F4" w:rsidRDefault="009747F4"/>
        </w:tc>
        <w:tc>
          <w:tcPr>
            <w:tcW w:w="1110" w:type="dxa"/>
          </w:tcPr>
          <w:p w14:paraId="6CBA8AD6" w14:textId="77777777" w:rsidR="009747F4" w:rsidRDefault="009747F4"/>
        </w:tc>
      </w:tr>
      <w:tr w:rsidR="009747F4" w14:paraId="66351713" w14:textId="4B6D2C74" w:rsidTr="009747F4">
        <w:tc>
          <w:tcPr>
            <w:tcW w:w="1853" w:type="dxa"/>
          </w:tcPr>
          <w:p w14:paraId="400FB7CD" w14:textId="77777777" w:rsidR="009747F4" w:rsidRDefault="009747F4"/>
        </w:tc>
        <w:tc>
          <w:tcPr>
            <w:tcW w:w="1696" w:type="dxa"/>
          </w:tcPr>
          <w:p w14:paraId="360B097B" w14:textId="77777777" w:rsidR="009747F4" w:rsidRDefault="009747F4"/>
        </w:tc>
        <w:tc>
          <w:tcPr>
            <w:tcW w:w="2471" w:type="dxa"/>
          </w:tcPr>
          <w:p w14:paraId="60779251" w14:textId="77777777" w:rsidR="009747F4" w:rsidRDefault="009747F4"/>
        </w:tc>
        <w:tc>
          <w:tcPr>
            <w:tcW w:w="1110" w:type="dxa"/>
          </w:tcPr>
          <w:p w14:paraId="364F2998" w14:textId="77777777" w:rsidR="009747F4" w:rsidRDefault="009747F4"/>
        </w:tc>
        <w:tc>
          <w:tcPr>
            <w:tcW w:w="1110" w:type="dxa"/>
          </w:tcPr>
          <w:p w14:paraId="15FB82B0" w14:textId="77777777" w:rsidR="009747F4" w:rsidRDefault="009747F4"/>
        </w:tc>
        <w:tc>
          <w:tcPr>
            <w:tcW w:w="1110" w:type="dxa"/>
          </w:tcPr>
          <w:p w14:paraId="6CD164F0" w14:textId="77777777" w:rsidR="009747F4" w:rsidRDefault="009747F4"/>
        </w:tc>
      </w:tr>
    </w:tbl>
    <w:p w14:paraId="33AA97FA" w14:textId="77777777" w:rsidR="007B4A3E" w:rsidRDefault="007B4A3E" w:rsidP="007B4A3E"/>
    <w:p w14:paraId="1C8588ED" w14:textId="77777777" w:rsidR="007B4A3E" w:rsidRDefault="007B4A3E" w:rsidP="007B4A3E"/>
    <w:p w14:paraId="48DCE088" w14:textId="00F2A2D1" w:rsidR="007B4A3E" w:rsidRPr="007B4A3E" w:rsidRDefault="00342BA9" w:rsidP="007B4A3E">
      <w:pPr>
        <w:rPr>
          <w:b/>
          <w:bCs/>
        </w:rPr>
      </w:pPr>
      <w:r>
        <w:t xml:space="preserve"> </w:t>
      </w:r>
    </w:p>
    <w:p w14:paraId="5C9E970C" w14:textId="77777777" w:rsidR="007B4A3E" w:rsidRPr="007B4A3E" w:rsidRDefault="007B4A3E" w:rsidP="007B4A3E">
      <w:pPr>
        <w:rPr>
          <w:b/>
          <w:bCs/>
        </w:rPr>
      </w:pPr>
      <w:r w:rsidRPr="007B4A3E">
        <w:rPr>
          <w:b/>
          <w:bCs/>
        </w:rPr>
        <w:t>Title</w:t>
      </w:r>
    </w:p>
    <w:p w14:paraId="4B1598CD" w14:textId="77777777" w:rsidR="007B4A3E" w:rsidRPr="007B4A3E" w:rsidRDefault="007B4A3E" w:rsidP="007B4A3E">
      <w:r w:rsidRPr="007B4A3E">
        <w:t>Implement Host Firewall Policy v1</w:t>
      </w:r>
    </w:p>
    <w:p w14:paraId="1693CA77" w14:textId="77777777" w:rsidR="007B4A3E" w:rsidRPr="007B4A3E" w:rsidRDefault="007B4A3E" w:rsidP="007B4A3E">
      <w:pPr>
        <w:rPr>
          <w:b/>
          <w:bCs/>
        </w:rPr>
      </w:pPr>
      <w:r w:rsidRPr="007B4A3E">
        <w:rPr>
          <w:b/>
          <w:bCs/>
        </w:rPr>
        <w:t>Objective</w:t>
      </w:r>
    </w:p>
    <w:p w14:paraId="3ECAF07A" w14:textId="77777777" w:rsidR="007B4A3E" w:rsidRPr="007B4A3E" w:rsidRDefault="007B4A3E" w:rsidP="007B4A3E">
      <w:r w:rsidRPr="007B4A3E">
        <w:t>Implement a firewall policy that:</w:t>
      </w:r>
    </w:p>
    <w:p w14:paraId="0A784979" w14:textId="77777777" w:rsidR="007B4A3E" w:rsidRPr="007B4A3E" w:rsidRDefault="007B4A3E" w:rsidP="007B4A3E">
      <w:pPr>
        <w:numPr>
          <w:ilvl w:val="0"/>
          <w:numId w:val="1"/>
        </w:numPr>
      </w:pPr>
      <w:r w:rsidRPr="007B4A3E">
        <w:t xml:space="preserve">Allows only required services. </w:t>
      </w:r>
    </w:p>
    <w:p w14:paraId="43A74F91" w14:textId="77777777" w:rsidR="007B4A3E" w:rsidRPr="007B4A3E" w:rsidRDefault="007B4A3E" w:rsidP="007B4A3E">
      <w:pPr>
        <w:numPr>
          <w:ilvl w:val="0"/>
          <w:numId w:val="1"/>
        </w:numPr>
      </w:pPr>
      <w:r w:rsidRPr="007B4A3E">
        <w:t xml:space="preserve">Preserves remote administration. </w:t>
      </w:r>
    </w:p>
    <w:p w14:paraId="04A458C1" w14:textId="77777777" w:rsidR="007B4A3E" w:rsidRPr="007B4A3E" w:rsidRDefault="007B4A3E" w:rsidP="007B4A3E">
      <w:pPr>
        <w:numPr>
          <w:ilvl w:val="0"/>
          <w:numId w:val="1"/>
        </w:numPr>
      </w:pPr>
      <w:r w:rsidRPr="007B4A3E">
        <w:t xml:space="preserve">Does not interrupt existing services. </w:t>
      </w:r>
    </w:p>
    <w:p w14:paraId="2FED86E2" w14:textId="77777777" w:rsidR="007B4A3E" w:rsidRPr="007B4A3E" w:rsidRDefault="007B4A3E" w:rsidP="007B4A3E">
      <w:pPr>
        <w:numPr>
          <w:ilvl w:val="0"/>
          <w:numId w:val="1"/>
        </w:numPr>
      </w:pPr>
      <w:r w:rsidRPr="007B4A3E">
        <w:t xml:space="preserve">Can be easily expanded later. </w:t>
      </w:r>
    </w:p>
    <w:p w14:paraId="465C4A5E" w14:textId="77777777" w:rsidR="007B4A3E" w:rsidRPr="007B4A3E" w:rsidRDefault="00000000" w:rsidP="007B4A3E">
      <w:r>
        <w:pict w14:anchorId="7FDF7D20">
          <v:rect id="_x0000_i1025" style="width:0;height:1.5pt" o:hralign="center" o:hrstd="t" o:hr="t" fillcolor="#a0a0a0" stroked="f"/>
        </w:pict>
      </w:r>
    </w:p>
    <w:p w14:paraId="5D9DCFD0" w14:textId="77777777" w:rsidR="007B4A3E" w:rsidRPr="007B4A3E" w:rsidRDefault="007B4A3E" w:rsidP="007B4A3E">
      <w:pPr>
        <w:rPr>
          <w:b/>
          <w:bCs/>
        </w:rPr>
      </w:pPr>
      <w:r w:rsidRPr="007B4A3E">
        <w:rPr>
          <w:b/>
          <w:bCs/>
        </w:rPr>
        <w:t>Step 0 — Pre-Change Checklist</w:t>
      </w:r>
    </w:p>
    <w:p w14:paraId="0A3A4C56" w14:textId="77777777" w:rsidR="007B4A3E" w:rsidRPr="007B4A3E" w:rsidRDefault="007B4A3E" w:rsidP="007B4A3E">
      <w:r w:rsidRPr="007B4A3E">
        <w:t>Before touching anything, let's answer these.</w:t>
      </w:r>
    </w:p>
    <w:p w14:paraId="798F36B0" w14:textId="77777777" w:rsidR="007B4A3E" w:rsidRPr="007B4A3E" w:rsidRDefault="007B4A3E" w:rsidP="007B4A3E">
      <w:pPr>
        <w:rPr>
          <w:b/>
          <w:bCs/>
        </w:rPr>
      </w:pPr>
      <w:r w:rsidRPr="007B4A3E">
        <w:rPr>
          <w:b/>
          <w:bCs/>
        </w:rPr>
        <w:t>Current SSH Access</w:t>
      </w:r>
    </w:p>
    <w:p w14:paraId="0631E7AA" w14:textId="77777777" w:rsidR="007B4A3E" w:rsidRPr="007B4A3E" w:rsidRDefault="007B4A3E" w:rsidP="007B4A3E">
      <w:r w:rsidRPr="007B4A3E">
        <w:rPr>
          <w:rFonts w:ascii="Segoe UI Emoji" w:hAnsi="Segoe UI Emoji" w:cs="Segoe UI Emoji"/>
        </w:rPr>
        <w:t>✅</w:t>
      </w:r>
      <w:r w:rsidRPr="007B4A3E">
        <w:t xml:space="preserve"> Working?</w:t>
      </w:r>
    </w:p>
    <w:p w14:paraId="4391239F" w14:textId="77777777" w:rsidR="007B4A3E" w:rsidRPr="007B4A3E" w:rsidRDefault="007B4A3E" w:rsidP="007B4A3E">
      <w:r w:rsidRPr="007B4A3E">
        <w:rPr>
          <w:b/>
          <w:bCs/>
        </w:rPr>
        <w:lastRenderedPageBreak/>
        <w:t>Yes.</w:t>
      </w:r>
    </w:p>
    <w:p w14:paraId="321073D0" w14:textId="77777777" w:rsidR="007B4A3E" w:rsidRPr="007B4A3E" w:rsidRDefault="00000000" w:rsidP="007B4A3E">
      <w:r>
        <w:pict w14:anchorId="3BD0295D">
          <v:rect id="_x0000_i1026" style="width:0;height:1.5pt" o:hralign="center" o:hrstd="t" o:hr="t" fillcolor="#a0a0a0" stroked="f"/>
        </w:pict>
      </w:r>
    </w:p>
    <w:p w14:paraId="3C37BF5D" w14:textId="77777777" w:rsidR="007B4A3E" w:rsidRPr="007B4A3E" w:rsidRDefault="007B4A3E" w:rsidP="007B4A3E">
      <w:pPr>
        <w:rPr>
          <w:b/>
          <w:bCs/>
        </w:rPr>
      </w:pPr>
      <w:r w:rsidRPr="007B4A3E">
        <w:rPr>
          <w:b/>
          <w:bCs/>
        </w:rPr>
        <w:t>Current OMV Web Interface</w:t>
      </w:r>
    </w:p>
    <w:p w14:paraId="41B53398" w14:textId="77777777" w:rsidR="007B4A3E" w:rsidRPr="007B4A3E" w:rsidRDefault="007B4A3E" w:rsidP="007B4A3E">
      <w:r w:rsidRPr="007B4A3E">
        <w:rPr>
          <w:rFonts w:ascii="Segoe UI Emoji" w:hAnsi="Segoe UI Emoji" w:cs="Segoe UI Emoji"/>
        </w:rPr>
        <w:t>✅</w:t>
      </w:r>
      <w:r w:rsidRPr="007B4A3E">
        <w:t xml:space="preserve"> Working?</w:t>
      </w:r>
    </w:p>
    <w:p w14:paraId="5F891BC5" w14:textId="77777777" w:rsidR="007B4A3E" w:rsidRPr="007B4A3E" w:rsidRDefault="007B4A3E" w:rsidP="007B4A3E">
      <w:r w:rsidRPr="007B4A3E">
        <w:rPr>
          <w:b/>
          <w:bCs/>
        </w:rPr>
        <w:t>Yes.</w:t>
      </w:r>
    </w:p>
    <w:p w14:paraId="29FB2E55" w14:textId="77777777" w:rsidR="007B4A3E" w:rsidRPr="007B4A3E" w:rsidRDefault="00000000" w:rsidP="007B4A3E">
      <w:r>
        <w:pict w14:anchorId="3BCFAEA0">
          <v:rect id="_x0000_i1027" style="width:0;height:1.5pt" o:hralign="center" o:hrstd="t" o:hr="t" fillcolor="#a0a0a0" stroked="f"/>
        </w:pict>
      </w:r>
    </w:p>
    <w:p w14:paraId="242D3D96" w14:textId="77777777" w:rsidR="007B4A3E" w:rsidRPr="007B4A3E" w:rsidRDefault="007B4A3E" w:rsidP="007B4A3E">
      <w:pPr>
        <w:rPr>
          <w:b/>
          <w:bCs/>
        </w:rPr>
      </w:pPr>
      <w:r w:rsidRPr="007B4A3E">
        <w:rPr>
          <w:b/>
          <w:bCs/>
        </w:rPr>
        <w:t xml:space="preserve">Current </w:t>
      </w:r>
      <w:proofErr w:type="spellStart"/>
      <w:r w:rsidRPr="007B4A3E">
        <w:rPr>
          <w:b/>
          <w:bCs/>
        </w:rPr>
        <w:t>Nextcloud</w:t>
      </w:r>
      <w:proofErr w:type="spellEnd"/>
    </w:p>
    <w:p w14:paraId="76A05AA3" w14:textId="77777777" w:rsidR="007B4A3E" w:rsidRPr="007B4A3E" w:rsidRDefault="007B4A3E" w:rsidP="007B4A3E">
      <w:r w:rsidRPr="007B4A3E">
        <w:rPr>
          <w:rFonts w:ascii="Segoe UI Emoji" w:hAnsi="Segoe UI Emoji" w:cs="Segoe UI Emoji"/>
        </w:rPr>
        <w:t>✅</w:t>
      </w:r>
      <w:r w:rsidRPr="007B4A3E">
        <w:t xml:space="preserve"> Working?</w:t>
      </w:r>
    </w:p>
    <w:p w14:paraId="00C2136F" w14:textId="77777777" w:rsidR="007B4A3E" w:rsidRPr="007B4A3E" w:rsidRDefault="007B4A3E" w:rsidP="007B4A3E">
      <w:r w:rsidRPr="007B4A3E">
        <w:rPr>
          <w:b/>
          <w:bCs/>
        </w:rPr>
        <w:t>Yes.</w:t>
      </w:r>
    </w:p>
    <w:p w14:paraId="30703250" w14:textId="77777777" w:rsidR="007B4A3E" w:rsidRPr="007B4A3E" w:rsidRDefault="00000000" w:rsidP="007B4A3E">
      <w:r>
        <w:pict w14:anchorId="296B01CC">
          <v:rect id="_x0000_i1028" style="width:0;height:1.5pt" o:hralign="center" o:hrstd="t" o:hr="t" fillcolor="#a0a0a0" stroked="f"/>
        </w:pict>
      </w:r>
    </w:p>
    <w:p w14:paraId="5B46E840" w14:textId="77777777" w:rsidR="007B4A3E" w:rsidRPr="007B4A3E" w:rsidRDefault="007B4A3E" w:rsidP="007B4A3E">
      <w:pPr>
        <w:rPr>
          <w:b/>
          <w:bCs/>
        </w:rPr>
      </w:pPr>
      <w:r w:rsidRPr="007B4A3E">
        <w:rPr>
          <w:b/>
          <w:bCs/>
        </w:rPr>
        <w:t>SMB</w:t>
      </w:r>
    </w:p>
    <w:p w14:paraId="4A48C5A4" w14:textId="77777777" w:rsidR="007B4A3E" w:rsidRPr="007B4A3E" w:rsidRDefault="007B4A3E" w:rsidP="007B4A3E">
      <w:r w:rsidRPr="007B4A3E">
        <w:rPr>
          <w:rFonts w:ascii="Segoe UI Emoji" w:hAnsi="Segoe UI Emoji" w:cs="Segoe UI Emoji"/>
        </w:rPr>
        <w:t>✅</w:t>
      </w:r>
      <w:r w:rsidRPr="007B4A3E">
        <w:t xml:space="preserve"> Working?</w:t>
      </w:r>
    </w:p>
    <w:p w14:paraId="64D2F367" w14:textId="1988D41D" w:rsidR="007B4A3E" w:rsidRPr="007B4A3E" w:rsidRDefault="007B4A3E" w:rsidP="007B4A3E">
      <w:r>
        <w:t>(</w:t>
      </w:r>
      <w:proofErr w:type="gramStart"/>
      <w:r w:rsidRPr="007B4A3E">
        <w:t>yes</w:t>
      </w:r>
      <w:proofErr w:type="gramEnd"/>
      <w:r w:rsidRPr="007B4A3E">
        <w:t>.)</w:t>
      </w:r>
    </w:p>
    <w:p w14:paraId="0BD0938F" w14:textId="77777777" w:rsidR="007B4A3E" w:rsidRPr="007B4A3E" w:rsidRDefault="00000000" w:rsidP="007B4A3E">
      <w:r>
        <w:pict w14:anchorId="0930C881">
          <v:rect id="_x0000_i1029" style="width:0;height:1.5pt" o:hralign="center" o:hrstd="t" o:hr="t" fillcolor="#a0a0a0" stroked="f"/>
        </w:pict>
      </w:r>
    </w:p>
    <w:p w14:paraId="5BB97FF5" w14:textId="77777777" w:rsidR="007B4A3E" w:rsidRPr="007B4A3E" w:rsidRDefault="007B4A3E" w:rsidP="007B4A3E">
      <w:pPr>
        <w:rPr>
          <w:b/>
          <w:bCs/>
        </w:rPr>
      </w:pPr>
      <w:r w:rsidRPr="007B4A3E">
        <w:rPr>
          <w:b/>
          <w:bCs/>
        </w:rPr>
        <w:t>Recovery Plan</w:t>
      </w:r>
    </w:p>
    <w:p w14:paraId="766EBDE1" w14:textId="77777777" w:rsidR="007B4A3E" w:rsidRPr="007B4A3E" w:rsidRDefault="007B4A3E" w:rsidP="007B4A3E">
      <w:r w:rsidRPr="007B4A3E">
        <w:t>If we somehow block ourselves...</w:t>
      </w:r>
    </w:p>
    <w:p w14:paraId="117765D0" w14:textId="74D6CF5C" w:rsidR="007B4A3E" w:rsidRPr="007B4A3E" w:rsidRDefault="007B4A3E" w:rsidP="007B4A3E">
      <w:r w:rsidRPr="007B4A3E">
        <w:t>How do we recover?</w:t>
      </w:r>
      <w:r w:rsidR="00582CE7">
        <w:t xml:space="preserve"> </w:t>
      </w:r>
    </w:p>
    <w:p w14:paraId="37D179FE" w14:textId="77777777" w:rsidR="007B4A3E" w:rsidRPr="007B4A3E" w:rsidRDefault="007B4A3E" w:rsidP="007B4A3E">
      <w:r w:rsidRPr="007B4A3E">
        <w:t>Connect a keyboard and monitor directly to the server, log in locally, and correct the firewall configuration.</w:t>
      </w:r>
    </w:p>
    <w:p w14:paraId="48421970" w14:textId="77777777" w:rsidR="007B4A3E" w:rsidRPr="007B4A3E" w:rsidRDefault="00000000" w:rsidP="007B4A3E">
      <w:r>
        <w:pict w14:anchorId="2F88A4BA">
          <v:rect id="_x0000_i1030" style="width:0;height:1.5pt" o:hralign="center" o:hrstd="t" o:hr="t" fillcolor="#a0a0a0" stroked="f"/>
        </w:pict>
      </w:r>
    </w:p>
    <w:p w14:paraId="5BAA3A77" w14:textId="77777777" w:rsidR="00582CE7" w:rsidRDefault="00582CE7" w:rsidP="007B4A3E">
      <w:pPr>
        <w:rPr>
          <w:b/>
          <w:bCs/>
        </w:rPr>
      </w:pPr>
      <w:r>
        <w:rPr>
          <w:b/>
          <w:bCs/>
        </w:rPr>
        <w:t xml:space="preserve">Implementation: </w:t>
      </w:r>
    </w:p>
    <w:p w14:paraId="2AD6AD0A" w14:textId="08964009" w:rsidR="007B4A3E" w:rsidRPr="00582CE7" w:rsidRDefault="00FC6B50" w:rsidP="007B4A3E">
      <w:r>
        <w:t>Connect</w:t>
      </w:r>
      <w:r w:rsidR="00CF439F">
        <w:t>ed</w:t>
      </w:r>
      <w:r>
        <w:t xml:space="preserve"> to server</w:t>
      </w:r>
      <w:r w:rsidR="00CF439F">
        <w:t xml:space="preserve"> via</w:t>
      </w:r>
    </w:p>
    <w:p w14:paraId="3440EAE1" w14:textId="27825143" w:rsidR="0091064E" w:rsidRDefault="0091064E" w:rsidP="007B4A3E">
      <w:r w:rsidRPr="00725D61">
        <w:rPr>
          <w:b/>
          <w:bCs/>
        </w:rPr>
        <w:t>Ssh</w:t>
      </w:r>
      <w:r>
        <w:t xml:space="preserve"> </w:t>
      </w:r>
      <w:hyperlink r:id="rId5" w:history="1">
        <w:r w:rsidRPr="00F0012F">
          <w:rPr>
            <w:rStyle w:val="Hyperlink"/>
          </w:rPr>
          <w:t>jordan@192.168.0.2</w:t>
        </w:r>
      </w:hyperlink>
    </w:p>
    <w:p w14:paraId="75A99372" w14:textId="71FBD945" w:rsidR="0091064E" w:rsidRDefault="00FC6B50" w:rsidP="007B4A3E">
      <w:r>
        <w:t>Ref</w:t>
      </w:r>
      <w:r w:rsidR="00CF439F">
        <w:t>reshed package Metadata</w:t>
      </w:r>
    </w:p>
    <w:p w14:paraId="39EA14A5" w14:textId="6ED5B4DF" w:rsidR="0091064E" w:rsidRDefault="0091064E" w:rsidP="007B4A3E">
      <w:r>
        <w:t>Verif</w:t>
      </w:r>
      <w:r w:rsidR="00CF439F">
        <w:t>ied</w:t>
      </w:r>
      <w:r>
        <w:t xml:space="preserve"> I have latest packages list via </w:t>
      </w:r>
      <w:proofErr w:type="spellStart"/>
      <w:r w:rsidRPr="00725D61">
        <w:rPr>
          <w:b/>
          <w:bCs/>
        </w:rPr>
        <w:t>sudo</w:t>
      </w:r>
      <w:proofErr w:type="spellEnd"/>
      <w:r w:rsidRPr="00725D61">
        <w:rPr>
          <w:b/>
          <w:bCs/>
        </w:rPr>
        <w:t xml:space="preserve"> apt update</w:t>
      </w:r>
    </w:p>
    <w:p w14:paraId="515F5EFB" w14:textId="3BDBE281" w:rsidR="0049410F" w:rsidRDefault="00C86E8F" w:rsidP="007B4A3E">
      <w:r>
        <w:t>Install</w:t>
      </w:r>
      <w:r w:rsidR="00CF439F">
        <w:t>ed</w:t>
      </w:r>
      <w:r>
        <w:t xml:space="preserve"> UFW via </w:t>
      </w:r>
      <w:proofErr w:type="spellStart"/>
      <w:r w:rsidRPr="00725D61">
        <w:rPr>
          <w:b/>
          <w:bCs/>
        </w:rPr>
        <w:t>sudo</w:t>
      </w:r>
      <w:proofErr w:type="spellEnd"/>
      <w:r w:rsidRPr="00725D61">
        <w:rPr>
          <w:b/>
          <w:bCs/>
        </w:rPr>
        <w:t xml:space="preserve"> apt install </w:t>
      </w:r>
      <w:proofErr w:type="spellStart"/>
      <w:r w:rsidRPr="00725D61">
        <w:rPr>
          <w:b/>
          <w:bCs/>
        </w:rPr>
        <w:t>ufw</w:t>
      </w:r>
      <w:proofErr w:type="spellEnd"/>
    </w:p>
    <w:p w14:paraId="44829D68" w14:textId="29A84526" w:rsidR="00C86E8F" w:rsidRDefault="00CF439F" w:rsidP="007B4A3E">
      <w:r>
        <w:lastRenderedPageBreak/>
        <w:t>Verified installation</w:t>
      </w:r>
      <w:r w:rsidR="00AB72CD">
        <w:t xml:space="preserve"> by checking the status via </w:t>
      </w:r>
      <w:proofErr w:type="spellStart"/>
      <w:r w:rsidR="00AB72CD" w:rsidRPr="00725D61">
        <w:rPr>
          <w:b/>
          <w:bCs/>
        </w:rPr>
        <w:t>sudo</w:t>
      </w:r>
      <w:proofErr w:type="spellEnd"/>
      <w:r w:rsidR="00AB72CD" w:rsidRPr="00725D61">
        <w:rPr>
          <w:b/>
          <w:bCs/>
        </w:rPr>
        <w:t xml:space="preserve"> </w:t>
      </w:r>
      <w:proofErr w:type="spellStart"/>
      <w:r w:rsidR="00AB72CD" w:rsidRPr="00725D61">
        <w:rPr>
          <w:b/>
          <w:bCs/>
        </w:rPr>
        <w:t>ufw</w:t>
      </w:r>
      <w:proofErr w:type="spellEnd"/>
      <w:r w:rsidR="00AB72CD" w:rsidRPr="00725D61">
        <w:rPr>
          <w:b/>
          <w:bCs/>
        </w:rPr>
        <w:t xml:space="preserve"> status verbose</w:t>
      </w:r>
    </w:p>
    <w:p w14:paraId="2623B176" w14:textId="24D02004" w:rsidR="007A3663" w:rsidRDefault="007A3663" w:rsidP="007B4A3E">
      <w:r>
        <w:t xml:space="preserve">Status came back inactive. </w:t>
      </w:r>
    </w:p>
    <w:p w14:paraId="5452B591" w14:textId="3561E6F0" w:rsidR="00FE5E12" w:rsidRDefault="00FE5E12" w:rsidP="007B4A3E">
      <w:r w:rsidRPr="00FE5E12">
        <w:rPr>
          <w:b/>
          <w:bCs/>
        </w:rPr>
        <w:t xml:space="preserve">Investigated </w:t>
      </w:r>
      <w:r>
        <w:rPr>
          <w:b/>
          <w:bCs/>
        </w:rPr>
        <w:t>d</w:t>
      </w:r>
      <w:r w:rsidRPr="00FE5E12">
        <w:rPr>
          <w:b/>
          <w:bCs/>
        </w:rPr>
        <w:t>efault behavior</w:t>
      </w:r>
      <w:r>
        <w:t xml:space="preserve">: </w:t>
      </w:r>
    </w:p>
    <w:p w14:paraId="3750FA58" w14:textId="77777777" w:rsidR="00FE5E12" w:rsidRDefault="00FE5E12" w:rsidP="007B4A3E">
      <w:r>
        <w:t xml:space="preserve">Ran </w:t>
      </w:r>
      <w:proofErr w:type="spellStart"/>
      <w:r w:rsidR="007A3663" w:rsidRPr="00725D61">
        <w:rPr>
          <w:b/>
          <w:bCs/>
        </w:rPr>
        <w:t>sudo</w:t>
      </w:r>
      <w:proofErr w:type="spellEnd"/>
      <w:r w:rsidR="007A3663" w:rsidRPr="00725D61">
        <w:rPr>
          <w:b/>
          <w:bCs/>
        </w:rPr>
        <w:t xml:space="preserve"> </w:t>
      </w:r>
      <w:proofErr w:type="spellStart"/>
      <w:r w:rsidR="007A3663" w:rsidRPr="00725D61">
        <w:rPr>
          <w:b/>
          <w:bCs/>
        </w:rPr>
        <w:t>ufw</w:t>
      </w:r>
      <w:proofErr w:type="spellEnd"/>
      <w:r w:rsidR="007A3663" w:rsidRPr="00725D61">
        <w:rPr>
          <w:b/>
          <w:bCs/>
        </w:rPr>
        <w:t xml:space="preserve"> status numbered</w:t>
      </w:r>
      <w:r>
        <w:t xml:space="preserve"> </w:t>
      </w:r>
    </w:p>
    <w:p w14:paraId="1B2C1746" w14:textId="73A83FEF" w:rsidR="00944CED" w:rsidRDefault="00944CED" w:rsidP="007B4A3E">
      <w:r>
        <w:t>Status came back inactive</w:t>
      </w:r>
      <w:r w:rsidR="00582CE7">
        <w:t>.</w:t>
      </w:r>
    </w:p>
    <w:p w14:paraId="1220B816" w14:textId="45BACAD6" w:rsidR="00944CED" w:rsidRDefault="00944CED" w:rsidP="007B4A3E">
      <w:r>
        <w:t xml:space="preserve">Ran </w:t>
      </w:r>
      <w:proofErr w:type="spellStart"/>
      <w:r w:rsidRPr="00725D61">
        <w:rPr>
          <w:b/>
          <w:bCs/>
        </w:rPr>
        <w:t>sudo</w:t>
      </w:r>
      <w:proofErr w:type="spellEnd"/>
      <w:r w:rsidRPr="00725D61">
        <w:rPr>
          <w:b/>
          <w:bCs/>
        </w:rPr>
        <w:t xml:space="preserve"> </w:t>
      </w:r>
      <w:proofErr w:type="spellStart"/>
      <w:r w:rsidRPr="00725D61">
        <w:rPr>
          <w:b/>
          <w:bCs/>
        </w:rPr>
        <w:t>ufw</w:t>
      </w:r>
      <w:proofErr w:type="spellEnd"/>
      <w:r w:rsidRPr="00725D61">
        <w:rPr>
          <w:b/>
          <w:bCs/>
        </w:rPr>
        <w:t xml:space="preserve"> show raw</w:t>
      </w:r>
    </w:p>
    <w:p w14:paraId="19C823A4" w14:textId="2E1A7B01" w:rsidR="00C57A77" w:rsidRDefault="00407975" w:rsidP="00C57A77">
      <w:r>
        <w:t>Which did</w:t>
      </w:r>
      <w:r w:rsidRPr="00407975">
        <w:t xml:space="preserve"> show the underlying firewall configuration</w:t>
      </w:r>
      <w:r w:rsidR="008959B3">
        <w:t xml:space="preserve">, </w:t>
      </w:r>
      <w:r w:rsidR="008959B3" w:rsidRPr="008959B3">
        <w:t xml:space="preserve">but not in the way </w:t>
      </w:r>
      <w:r w:rsidR="008959B3">
        <w:t>I</w:t>
      </w:r>
      <w:r w:rsidR="008959B3" w:rsidRPr="008959B3">
        <w:t xml:space="preserve"> expecte</w:t>
      </w:r>
      <w:r w:rsidR="008959B3">
        <w:t xml:space="preserve">d. </w:t>
      </w:r>
      <w:r w:rsidR="00C57A77">
        <w:t xml:space="preserve">I had </w:t>
      </w:r>
      <w:r w:rsidR="00C57A77" w:rsidRPr="00C57A77">
        <w:t xml:space="preserve">predicted </w:t>
      </w:r>
      <w:proofErr w:type="spellStart"/>
      <w:r w:rsidR="00C57A77" w:rsidRPr="00C57A77">
        <w:t>sudo</w:t>
      </w:r>
      <w:proofErr w:type="spellEnd"/>
      <w:r w:rsidR="00C57A77" w:rsidRPr="00C57A77">
        <w:t xml:space="preserve"> </w:t>
      </w:r>
      <w:proofErr w:type="spellStart"/>
      <w:r w:rsidR="00C57A77" w:rsidRPr="00C57A77">
        <w:t>ufw</w:t>
      </w:r>
      <w:proofErr w:type="spellEnd"/>
      <w:r w:rsidR="00C57A77" w:rsidRPr="00C57A77">
        <w:t xml:space="preserve"> show raw w</w:t>
      </w:r>
      <w:r w:rsidR="00C57A77">
        <w:t>ould</w:t>
      </w:r>
      <w:r w:rsidR="00C57A77" w:rsidRPr="00C57A77">
        <w:t xml:space="preserve"> show the underlying configuration even though UFW is inactive.</w:t>
      </w:r>
    </w:p>
    <w:p w14:paraId="7281FC0D" w14:textId="6B26DEA5" w:rsidR="00E23A29" w:rsidRDefault="00E23A29" w:rsidP="00C57A77">
      <w:r>
        <w:t xml:space="preserve">However, </w:t>
      </w:r>
      <w:proofErr w:type="spellStart"/>
      <w:r>
        <w:t>Tailscale</w:t>
      </w:r>
      <w:proofErr w:type="spellEnd"/>
      <w:r>
        <w:t xml:space="preserve"> and Debian </w:t>
      </w:r>
      <w:r w:rsidR="00946F47">
        <w:t>are already interacting with the</w:t>
      </w:r>
      <w:r w:rsidR="0050660E">
        <w:t xml:space="preserve"> host firewall</w:t>
      </w:r>
      <w:r w:rsidR="00946F47">
        <w:t xml:space="preserve"> base configuration </w:t>
      </w:r>
      <w:r w:rsidR="006575DF">
        <w:t>with</w:t>
      </w:r>
      <w:r w:rsidR="00946F47">
        <w:t xml:space="preserve"> accept </w:t>
      </w:r>
      <w:r w:rsidR="006575DF">
        <w:t>policies</w:t>
      </w:r>
      <w:r w:rsidR="00946F47">
        <w:t xml:space="preserve">. </w:t>
      </w:r>
    </w:p>
    <w:p w14:paraId="4452FC56" w14:textId="6152F5E4" w:rsidR="00C34177" w:rsidRPr="00C34177" w:rsidRDefault="00C34177" w:rsidP="00C34177">
      <w:r w:rsidRPr="00C34177">
        <w:t xml:space="preserve">After looking at </w:t>
      </w:r>
      <w:r>
        <w:t>my</w:t>
      </w:r>
      <w:r w:rsidRPr="00C34177">
        <w:t xml:space="preserve"> firewall output, I think it's </w:t>
      </w:r>
      <w:proofErr w:type="gramStart"/>
      <w:r w:rsidRPr="00C34177">
        <w:t>actually more</w:t>
      </w:r>
      <w:proofErr w:type="gramEnd"/>
      <w:r w:rsidRPr="00C34177">
        <w:t xml:space="preserve"> accurate to draw</w:t>
      </w:r>
      <w:r>
        <w:t xml:space="preserve"> the flow</w:t>
      </w:r>
      <w:r w:rsidRPr="00C34177">
        <w:t xml:space="preserve"> like this:</w:t>
      </w:r>
    </w:p>
    <w:p w14:paraId="3EA73B12" w14:textId="77777777" w:rsidR="00C34177" w:rsidRPr="00C34177" w:rsidRDefault="00C34177" w:rsidP="00C34177">
      <w:r w:rsidRPr="00C34177">
        <w:t xml:space="preserve">                Internet</w:t>
      </w:r>
    </w:p>
    <w:p w14:paraId="3091F47C" w14:textId="77777777" w:rsidR="00C34177" w:rsidRPr="00C34177" w:rsidRDefault="00C34177" w:rsidP="00C34177">
      <w:r w:rsidRPr="00C34177">
        <w:t xml:space="preserve">                     │</w:t>
      </w:r>
    </w:p>
    <w:p w14:paraId="6A5D15CE" w14:textId="77777777" w:rsidR="00C34177" w:rsidRPr="00C34177" w:rsidRDefault="00C34177" w:rsidP="00C34177">
      <w:r w:rsidRPr="00C34177">
        <w:t xml:space="preserve">        ┌────────────</w:t>
      </w:r>
      <w:r w:rsidRPr="00C34177">
        <w:rPr>
          <w:rFonts w:ascii="MS Gothic" w:eastAsia="MS Gothic" w:hAnsi="MS Gothic" w:cs="MS Gothic" w:hint="eastAsia"/>
        </w:rPr>
        <w:t>┴</w:t>
      </w:r>
      <w:r w:rsidRPr="00C34177">
        <w:rPr>
          <w:rFonts w:ascii="Aptos" w:hAnsi="Aptos" w:cs="Aptos"/>
        </w:rPr>
        <w:t>────────────┐</w:t>
      </w:r>
    </w:p>
    <w:p w14:paraId="101A7B19" w14:textId="77777777" w:rsidR="00C34177" w:rsidRPr="00C34177" w:rsidRDefault="00C34177" w:rsidP="00C34177">
      <w:r w:rsidRPr="00C34177">
        <w:t xml:space="preserve">        │                         │</w:t>
      </w:r>
    </w:p>
    <w:p w14:paraId="62F119D7" w14:textId="77777777" w:rsidR="00C34177" w:rsidRPr="00C34177" w:rsidRDefault="00C34177" w:rsidP="00C34177">
      <w:r w:rsidRPr="00C34177">
        <w:t xml:space="preserve">   </w:t>
      </w:r>
      <w:proofErr w:type="spellStart"/>
      <w:r w:rsidRPr="00C34177">
        <w:t>Tailscale</w:t>
      </w:r>
      <w:proofErr w:type="spellEnd"/>
      <w:r w:rsidRPr="00C34177">
        <w:t xml:space="preserve">                 Local LAN</w:t>
      </w:r>
    </w:p>
    <w:p w14:paraId="567929F1" w14:textId="77777777" w:rsidR="00C34177" w:rsidRPr="00C34177" w:rsidRDefault="00C34177" w:rsidP="00C34177">
      <w:r w:rsidRPr="00C34177">
        <w:t xml:space="preserve">        │                         │</w:t>
      </w:r>
    </w:p>
    <w:p w14:paraId="014ADE6B" w14:textId="77777777" w:rsidR="00C34177" w:rsidRPr="00C34177" w:rsidRDefault="00C34177" w:rsidP="00C34177">
      <w:r w:rsidRPr="00C34177">
        <w:t xml:space="preserve">        └────────────</w:t>
      </w:r>
      <w:r w:rsidRPr="00C34177">
        <w:rPr>
          <w:rFonts w:ascii="MS Gothic" w:eastAsia="MS Gothic" w:hAnsi="MS Gothic" w:cs="MS Gothic" w:hint="eastAsia"/>
        </w:rPr>
        <w:t>┬</w:t>
      </w:r>
      <w:r w:rsidRPr="00C34177">
        <w:rPr>
          <w:rFonts w:ascii="Aptos" w:hAnsi="Aptos" w:cs="Aptos"/>
        </w:rPr>
        <w:t>────────────┘</w:t>
      </w:r>
    </w:p>
    <w:p w14:paraId="30435682" w14:textId="77777777" w:rsidR="00C34177" w:rsidRPr="00C34177" w:rsidRDefault="00C34177" w:rsidP="00C34177">
      <w:r w:rsidRPr="00C34177">
        <w:t xml:space="preserve">                     │</w:t>
      </w:r>
    </w:p>
    <w:p w14:paraId="225A9671" w14:textId="77777777" w:rsidR="00C34177" w:rsidRPr="00C34177" w:rsidRDefault="00C34177" w:rsidP="00C34177">
      <w:r w:rsidRPr="00C34177">
        <w:t xml:space="preserve">        Linux Kernel Firewall</w:t>
      </w:r>
    </w:p>
    <w:p w14:paraId="084A2A88" w14:textId="77777777" w:rsidR="00C34177" w:rsidRPr="00C34177" w:rsidRDefault="00C34177" w:rsidP="00C34177">
      <w:r w:rsidRPr="00C34177">
        <w:t xml:space="preserve">     (iptables / </w:t>
      </w:r>
      <w:proofErr w:type="spellStart"/>
      <w:r w:rsidRPr="00C34177">
        <w:t>nftables</w:t>
      </w:r>
      <w:proofErr w:type="spellEnd"/>
      <w:r w:rsidRPr="00C34177">
        <w:t>)</w:t>
      </w:r>
    </w:p>
    <w:p w14:paraId="204E6B74" w14:textId="77777777" w:rsidR="00C34177" w:rsidRPr="00C34177" w:rsidRDefault="00C34177" w:rsidP="00C34177">
      <w:r w:rsidRPr="00C34177">
        <w:t xml:space="preserve">          </w:t>
      </w:r>
      <w:r w:rsidRPr="00C34177">
        <w:rPr>
          <w:rFonts w:ascii="Arial" w:hAnsi="Arial" w:cs="Arial"/>
        </w:rPr>
        <w:t>▲</w:t>
      </w:r>
      <w:r w:rsidRPr="00C34177">
        <w:t xml:space="preserve">          </w:t>
      </w:r>
      <w:r w:rsidRPr="00C34177">
        <w:rPr>
          <w:rFonts w:ascii="Arial" w:hAnsi="Arial" w:cs="Arial"/>
        </w:rPr>
        <w:t>▲</w:t>
      </w:r>
    </w:p>
    <w:p w14:paraId="7B7CFA45" w14:textId="77777777" w:rsidR="00C34177" w:rsidRPr="00C34177" w:rsidRDefault="00C34177" w:rsidP="00C34177">
      <w:r w:rsidRPr="00C34177">
        <w:t xml:space="preserve">          │          │</w:t>
      </w:r>
    </w:p>
    <w:p w14:paraId="049A294F" w14:textId="77777777" w:rsidR="00C34177" w:rsidRPr="00C34177" w:rsidRDefault="00C34177" w:rsidP="00C34177">
      <w:r w:rsidRPr="00C34177">
        <w:t xml:space="preserve">     Docker      UFW (not active yet)</w:t>
      </w:r>
    </w:p>
    <w:p w14:paraId="292F7DB6" w14:textId="77777777" w:rsidR="00C34177" w:rsidRPr="00C34177" w:rsidRDefault="00C34177" w:rsidP="00C34177">
      <w:r w:rsidRPr="00C34177">
        <w:t xml:space="preserve">          │</w:t>
      </w:r>
    </w:p>
    <w:p w14:paraId="1DF689EF" w14:textId="77777777" w:rsidR="00C34177" w:rsidRPr="00C34177" w:rsidRDefault="00C34177" w:rsidP="00C34177">
      <w:r w:rsidRPr="00C34177">
        <w:lastRenderedPageBreak/>
        <w:t xml:space="preserve">          </w:t>
      </w:r>
      <w:r w:rsidRPr="00C34177">
        <w:rPr>
          <w:rFonts w:ascii="Arial" w:hAnsi="Arial" w:cs="Arial"/>
        </w:rPr>
        <w:t>▼</w:t>
      </w:r>
    </w:p>
    <w:p w14:paraId="16164EFF" w14:textId="77777777" w:rsidR="00C34177" w:rsidRPr="00C34177" w:rsidRDefault="00C34177" w:rsidP="00C34177">
      <w:r w:rsidRPr="00C34177">
        <w:t xml:space="preserve">     </w:t>
      </w:r>
      <w:proofErr w:type="spellStart"/>
      <w:r w:rsidRPr="00C34177">
        <w:t>OpenMediaVault</w:t>
      </w:r>
      <w:proofErr w:type="spellEnd"/>
    </w:p>
    <w:p w14:paraId="70E156D0" w14:textId="77777777" w:rsidR="00C34177" w:rsidRPr="00C34177" w:rsidRDefault="00C34177" w:rsidP="00C34177">
      <w:r w:rsidRPr="00C34177">
        <w:t xml:space="preserve">          │</w:t>
      </w:r>
    </w:p>
    <w:p w14:paraId="0FCC6306" w14:textId="77777777" w:rsidR="00C34177" w:rsidRPr="00C34177" w:rsidRDefault="00C34177" w:rsidP="00C34177">
      <w:r w:rsidRPr="00C34177">
        <w:t xml:space="preserve">          </w:t>
      </w:r>
      <w:r w:rsidRPr="00C34177">
        <w:rPr>
          <w:rFonts w:ascii="Arial" w:hAnsi="Arial" w:cs="Arial"/>
        </w:rPr>
        <w:t>▼</w:t>
      </w:r>
    </w:p>
    <w:p w14:paraId="2EFFA197" w14:textId="77777777" w:rsidR="00C34177" w:rsidRPr="00C34177" w:rsidRDefault="00C34177" w:rsidP="00C34177">
      <w:r w:rsidRPr="00C34177">
        <w:t xml:space="preserve">    </w:t>
      </w:r>
      <w:proofErr w:type="spellStart"/>
      <w:r w:rsidRPr="00C34177">
        <w:t>Nextcloud</w:t>
      </w:r>
      <w:proofErr w:type="spellEnd"/>
      <w:r w:rsidRPr="00C34177">
        <w:t>, SMB, SSH</w:t>
      </w:r>
    </w:p>
    <w:p w14:paraId="5E03169E" w14:textId="77777777" w:rsidR="00C34177" w:rsidRPr="00C57A77" w:rsidRDefault="00C34177" w:rsidP="00C57A77"/>
    <w:p w14:paraId="6BFF5B30" w14:textId="46B01062" w:rsidR="00407975" w:rsidRDefault="008E18DE" w:rsidP="007B4A3E">
      <w:r>
        <w:t xml:space="preserve">Since </w:t>
      </w:r>
      <w:r w:rsidRPr="008E18DE">
        <w:t xml:space="preserve">I can already see Docker and </w:t>
      </w:r>
      <w:proofErr w:type="spellStart"/>
      <w:r w:rsidRPr="008E18DE">
        <w:t>Tailscale</w:t>
      </w:r>
      <w:proofErr w:type="spellEnd"/>
      <w:r w:rsidRPr="008E18DE">
        <w:t xml:space="preserve"> are managing firewall rules, before enabling another firewall manager, I need to understand how the</w:t>
      </w:r>
      <w:r w:rsidR="005C0F54">
        <w:t>se</w:t>
      </w:r>
      <w:r w:rsidRPr="008E18DE">
        <w:t xml:space="preserve"> interact</w:t>
      </w:r>
      <w:r>
        <w:t>.</w:t>
      </w:r>
    </w:p>
    <w:p w14:paraId="3209081E" w14:textId="5501BE76" w:rsidR="00CB27EE" w:rsidRPr="00CB27EE" w:rsidRDefault="00CB27EE" w:rsidP="00CB27EE">
      <w:r>
        <w:br/>
      </w:r>
      <w:r w:rsidRPr="00CB27EE">
        <w:t xml:space="preserve">I went and checked the official documentation from Docker and </w:t>
      </w:r>
      <w:proofErr w:type="spellStart"/>
      <w:r w:rsidRPr="00CB27EE">
        <w:t>Tailscale</w:t>
      </w:r>
      <w:proofErr w:type="spellEnd"/>
      <w:r w:rsidRPr="00CB27EE">
        <w:t>, not blog posts.</w:t>
      </w:r>
    </w:p>
    <w:p w14:paraId="1F893D11" w14:textId="469DACBA" w:rsidR="00CB27EE" w:rsidRPr="007D617D" w:rsidRDefault="00CB27EE" w:rsidP="00CB27EE">
      <w:pPr>
        <w:rPr>
          <w:b/>
          <w:bCs/>
        </w:rPr>
      </w:pPr>
      <w:r w:rsidRPr="007D617D">
        <w:rPr>
          <w:b/>
          <w:bCs/>
        </w:rPr>
        <w:t>Docker:</w:t>
      </w:r>
    </w:p>
    <w:p w14:paraId="6EF88AAB" w14:textId="77777777" w:rsidR="00CB27EE" w:rsidRPr="00CB27EE" w:rsidRDefault="00CB27EE" w:rsidP="00CB27EE">
      <w:r w:rsidRPr="00CB27EE">
        <w:t>Docker's documentation explicitly states:</w:t>
      </w:r>
    </w:p>
    <w:p w14:paraId="4FECA5A0" w14:textId="77777777" w:rsidR="00CB27EE" w:rsidRPr="00CB27EE" w:rsidRDefault="00CB27EE" w:rsidP="00CB27EE">
      <w:r w:rsidRPr="00CB27EE">
        <w:t>Docker and UFW are incompatible by default.</w:t>
      </w:r>
    </w:p>
    <w:p w14:paraId="449ACD5B" w14:textId="549B8883" w:rsidR="00CB27EE" w:rsidRDefault="00CB27EE" w:rsidP="00CB27EE">
      <w:r w:rsidRPr="00CB27EE">
        <w:t>The reason is that Docker publishes container ports by creating its own firewall/NAT rules before traffic reaches the chains that UFW normally manages. That means a published Docker port can be reachable even if UFW appears to den</w:t>
      </w:r>
      <w:r>
        <w:t xml:space="preserve">y it. </w:t>
      </w:r>
    </w:p>
    <w:p w14:paraId="751E1781" w14:textId="77777777" w:rsidR="00122C03" w:rsidRPr="007D617D" w:rsidRDefault="00CB27EE" w:rsidP="00122C03">
      <w:pPr>
        <w:rPr>
          <w:b/>
          <w:bCs/>
        </w:rPr>
      </w:pPr>
      <w:proofErr w:type="spellStart"/>
      <w:r w:rsidRPr="007D617D">
        <w:rPr>
          <w:b/>
          <w:bCs/>
        </w:rPr>
        <w:t>Tailscale</w:t>
      </w:r>
      <w:proofErr w:type="spellEnd"/>
      <w:r w:rsidRPr="007D617D">
        <w:rPr>
          <w:b/>
          <w:bCs/>
        </w:rPr>
        <w:t>:</w:t>
      </w:r>
    </w:p>
    <w:p w14:paraId="14851B2E" w14:textId="5D0559FF" w:rsidR="00122C03" w:rsidRPr="00122C03" w:rsidRDefault="00122C03" w:rsidP="00122C03">
      <w:proofErr w:type="spellStart"/>
      <w:r w:rsidRPr="00122C03">
        <w:t>Tailscale</w:t>
      </w:r>
      <w:proofErr w:type="spellEnd"/>
      <w:r w:rsidRPr="00122C03">
        <w:t xml:space="preserve">, on the other hand, does </w:t>
      </w:r>
      <w:proofErr w:type="gramStart"/>
      <w:r w:rsidRPr="00122C03">
        <w:t>document</w:t>
      </w:r>
      <w:proofErr w:type="gramEnd"/>
      <w:r w:rsidRPr="00122C03">
        <w:t xml:space="preserve"> using UFW together. In fact, they recommend a pattern very similar to the security policy </w:t>
      </w:r>
      <w:r>
        <w:t>I</w:t>
      </w:r>
      <w:r w:rsidRPr="00122C03">
        <w:t xml:space="preserve"> designed:</w:t>
      </w:r>
    </w:p>
    <w:p w14:paraId="517072A6" w14:textId="77777777" w:rsidR="00122C03" w:rsidRPr="00122C03" w:rsidRDefault="00122C03" w:rsidP="00122C03">
      <w:pPr>
        <w:numPr>
          <w:ilvl w:val="0"/>
          <w:numId w:val="2"/>
        </w:numPr>
      </w:pPr>
      <w:r w:rsidRPr="00122C03">
        <w:t xml:space="preserve">Allow traffic on the tailscale0 interface. </w:t>
      </w:r>
    </w:p>
    <w:p w14:paraId="61EB3A52" w14:textId="77777777" w:rsidR="00122C03" w:rsidRPr="00122C03" w:rsidRDefault="00122C03" w:rsidP="00122C03">
      <w:pPr>
        <w:numPr>
          <w:ilvl w:val="0"/>
          <w:numId w:val="2"/>
        </w:numPr>
      </w:pPr>
      <w:r w:rsidRPr="00122C03">
        <w:t xml:space="preserve">Set the default incoming policy to deny. </w:t>
      </w:r>
    </w:p>
    <w:p w14:paraId="18294AD6" w14:textId="77777777" w:rsidR="00122C03" w:rsidRPr="00122C03" w:rsidRDefault="00122C03" w:rsidP="00122C03">
      <w:pPr>
        <w:numPr>
          <w:ilvl w:val="0"/>
          <w:numId w:val="2"/>
        </w:numPr>
      </w:pPr>
      <w:r w:rsidRPr="00122C03">
        <w:t xml:space="preserve">Remove ordinary SSH access if you want SSH only over </w:t>
      </w:r>
      <w:proofErr w:type="spellStart"/>
      <w:r w:rsidRPr="00122C03">
        <w:t>Tailscale</w:t>
      </w:r>
      <w:proofErr w:type="spellEnd"/>
      <w:r w:rsidRPr="00122C03">
        <w:t xml:space="preserve">. </w:t>
      </w:r>
    </w:p>
    <w:p w14:paraId="0328AE91" w14:textId="0B90E52E" w:rsidR="00122C03" w:rsidRPr="00122C03" w:rsidRDefault="00122C03" w:rsidP="00122C03">
      <w:r w:rsidRPr="00122C03">
        <w:t xml:space="preserve">So </w:t>
      </w:r>
      <w:proofErr w:type="spellStart"/>
      <w:r w:rsidRPr="00122C03">
        <w:t>Tailscale</w:t>
      </w:r>
      <w:proofErr w:type="spellEnd"/>
      <w:r w:rsidRPr="00122C03">
        <w:t xml:space="preserve"> isn't </w:t>
      </w:r>
      <w:r>
        <w:t>my</w:t>
      </w:r>
      <w:r w:rsidRPr="00122C03">
        <w:t xml:space="preserve"> concern.</w:t>
      </w:r>
    </w:p>
    <w:p w14:paraId="4ABD9457" w14:textId="77777777" w:rsidR="00122C03" w:rsidRDefault="00122C03" w:rsidP="00122C03">
      <w:r w:rsidRPr="00122C03">
        <w:t>Docker is.</w:t>
      </w:r>
    </w:p>
    <w:p w14:paraId="2E2E26F8" w14:textId="77777777" w:rsidR="00DF6D9E" w:rsidRDefault="00DF6D9E" w:rsidP="00122C03"/>
    <w:p w14:paraId="24C7D307" w14:textId="6A489058" w:rsidR="00DF6D9E" w:rsidRPr="00DF6D9E" w:rsidRDefault="00025CE9" w:rsidP="00DF6D9E">
      <w:r>
        <w:t xml:space="preserve">At </w:t>
      </w:r>
      <w:proofErr w:type="gramStart"/>
      <w:r>
        <w:t>first</w:t>
      </w:r>
      <w:proofErr w:type="gramEnd"/>
      <w:r>
        <w:t xml:space="preserve"> </w:t>
      </w:r>
      <w:r w:rsidR="00DF6D9E" w:rsidRPr="00DF6D9E">
        <w:t>I said:</w:t>
      </w:r>
    </w:p>
    <w:p w14:paraId="20F7733C" w14:textId="77777777" w:rsidR="00DF6D9E" w:rsidRPr="00DF6D9E" w:rsidRDefault="00DF6D9E" w:rsidP="00DF6D9E">
      <w:r w:rsidRPr="00DF6D9E">
        <w:t>"Let's install UFW."</w:t>
      </w:r>
    </w:p>
    <w:p w14:paraId="500C8768" w14:textId="410DACFB" w:rsidR="00DF6D9E" w:rsidRPr="00DF6D9E" w:rsidRDefault="00DF6D9E" w:rsidP="00DF6D9E">
      <w:r w:rsidRPr="00DF6D9E">
        <w:lastRenderedPageBreak/>
        <w:t xml:space="preserve">That was still the right decision because </w:t>
      </w:r>
      <w:r w:rsidR="00025CE9">
        <w:t xml:space="preserve">I </w:t>
      </w:r>
      <w:r w:rsidRPr="00DF6D9E">
        <w:t>learned how package management works and how to investigate a Linux service.</w:t>
      </w:r>
    </w:p>
    <w:p w14:paraId="0BB38CFB" w14:textId="77777777" w:rsidR="00DF6D9E" w:rsidRDefault="00DF6D9E" w:rsidP="00DF6D9E">
      <w:pPr>
        <w:rPr>
          <w:b/>
          <w:bCs/>
        </w:rPr>
      </w:pPr>
      <w:r w:rsidRPr="00DF6D9E">
        <w:t xml:space="preserve">But after reading Docker's documentation, </w:t>
      </w:r>
      <w:r w:rsidRPr="00DF6D9E">
        <w:rPr>
          <w:b/>
          <w:bCs/>
        </w:rPr>
        <w:t>I do not think enabling UFW is the right next step on this server.</w:t>
      </w:r>
    </w:p>
    <w:p w14:paraId="49EEBACE" w14:textId="72BB294C" w:rsidR="00465E6B" w:rsidRPr="00465E6B" w:rsidRDefault="00465E6B" w:rsidP="00465E6B">
      <w:r>
        <w:t xml:space="preserve">My </w:t>
      </w:r>
      <w:r w:rsidRPr="00465E6B">
        <w:t xml:space="preserve">goal is </w:t>
      </w:r>
      <w:r w:rsidRPr="00465E6B">
        <w:rPr>
          <w:b/>
          <w:bCs/>
        </w:rPr>
        <w:t>not</w:t>
      </w:r>
      <w:r w:rsidRPr="00465E6B">
        <w:t>:</w:t>
      </w:r>
    </w:p>
    <w:p w14:paraId="668159E2" w14:textId="77777777" w:rsidR="00465E6B" w:rsidRPr="00465E6B" w:rsidRDefault="00465E6B" w:rsidP="00465E6B">
      <w:r w:rsidRPr="00465E6B">
        <w:t>Learn UFW.</w:t>
      </w:r>
    </w:p>
    <w:p w14:paraId="0B622645" w14:textId="0DCF1C68" w:rsidR="00465E6B" w:rsidRPr="00465E6B" w:rsidRDefault="00465E6B" w:rsidP="00465E6B">
      <w:r>
        <w:t>My</w:t>
      </w:r>
      <w:r w:rsidRPr="00465E6B">
        <w:t xml:space="preserve"> goal is:</w:t>
      </w:r>
    </w:p>
    <w:p w14:paraId="4F62DF83" w14:textId="77777777" w:rsidR="00465E6B" w:rsidRPr="00465E6B" w:rsidRDefault="00465E6B" w:rsidP="00465E6B">
      <w:r w:rsidRPr="00465E6B">
        <w:t>Build a secure self-hosted infrastructure.</w:t>
      </w:r>
    </w:p>
    <w:p w14:paraId="68C9D0D8" w14:textId="7179FD82" w:rsidR="00DF6D9E" w:rsidRPr="00465E6B" w:rsidRDefault="00DF6D9E" w:rsidP="00DF6D9E"/>
    <w:p w14:paraId="647A22DC" w14:textId="77777777" w:rsidR="00DD72F8" w:rsidRDefault="00201837" w:rsidP="00201837">
      <w:r>
        <w:t xml:space="preserve">I decided to </w:t>
      </w:r>
      <w:r w:rsidR="004F2DC9" w:rsidRPr="004F2DC9">
        <w:t xml:space="preserve">leave UFW </w:t>
      </w:r>
      <w:r w:rsidR="004F2DC9" w:rsidRPr="004F2DC9">
        <w:rPr>
          <w:b/>
          <w:bCs/>
        </w:rPr>
        <w:t>installed but inactive</w:t>
      </w:r>
      <w:r w:rsidR="00DD72F8">
        <w:rPr>
          <w:b/>
          <w:bCs/>
        </w:rPr>
        <w:t xml:space="preserve"> </w:t>
      </w:r>
      <w:r w:rsidR="00DD72F8" w:rsidRPr="00DD72F8">
        <w:t>Rather than forcing a familiar tool into the environment, I chose the solution that best fit the existing architecture after reviewing the official documentation</w:t>
      </w:r>
      <w:r w:rsidRPr="00DD72F8">
        <w:t>.</w:t>
      </w:r>
    </w:p>
    <w:p w14:paraId="52C92C3A" w14:textId="3C98501A" w:rsidR="00201837" w:rsidRPr="00201837" w:rsidRDefault="00201837" w:rsidP="00201837">
      <w:r w:rsidRPr="00201837">
        <w:t xml:space="preserve">Because right now </w:t>
      </w:r>
      <w:r>
        <w:t xml:space="preserve">my </w:t>
      </w:r>
      <w:r w:rsidRPr="00201837">
        <w:t>host runs:</w:t>
      </w:r>
    </w:p>
    <w:p w14:paraId="0AB27C7F" w14:textId="77777777" w:rsidR="00201837" w:rsidRPr="00201837" w:rsidRDefault="00201837" w:rsidP="00201837">
      <w:pPr>
        <w:numPr>
          <w:ilvl w:val="0"/>
          <w:numId w:val="3"/>
        </w:numPr>
      </w:pPr>
      <w:r w:rsidRPr="00201837">
        <w:t xml:space="preserve">OMV </w:t>
      </w:r>
    </w:p>
    <w:p w14:paraId="7C5EDC4A" w14:textId="77777777" w:rsidR="00201837" w:rsidRPr="00201837" w:rsidRDefault="00201837" w:rsidP="00201837">
      <w:pPr>
        <w:numPr>
          <w:ilvl w:val="0"/>
          <w:numId w:val="3"/>
        </w:numPr>
      </w:pPr>
      <w:r w:rsidRPr="00201837">
        <w:t xml:space="preserve">Docker </w:t>
      </w:r>
    </w:p>
    <w:p w14:paraId="5E360003" w14:textId="77777777" w:rsidR="00201837" w:rsidRPr="00201837" w:rsidRDefault="00201837" w:rsidP="00201837">
      <w:pPr>
        <w:numPr>
          <w:ilvl w:val="0"/>
          <w:numId w:val="3"/>
        </w:numPr>
      </w:pPr>
      <w:proofErr w:type="spellStart"/>
      <w:r w:rsidRPr="00201837">
        <w:t>Nextcloud</w:t>
      </w:r>
      <w:proofErr w:type="spellEnd"/>
      <w:r w:rsidRPr="00201837">
        <w:t xml:space="preserve"> </w:t>
      </w:r>
    </w:p>
    <w:p w14:paraId="58AB5A1D" w14:textId="77777777" w:rsidR="00201837" w:rsidRPr="00201837" w:rsidRDefault="00201837" w:rsidP="00201837">
      <w:pPr>
        <w:numPr>
          <w:ilvl w:val="0"/>
          <w:numId w:val="3"/>
        </w:numPr>
      </w:pPr>
      <w:proofErr w:type="spellStart"/>
      <w:r w:rsidRPr="00201837">
        <w:t>Tailscale</w:t>
      </w:r>
      <w:proofErr w:type="spellEnd"/>
      <w:r w:rsidRPr="00201837">
        <w:t xml:space="preserve"> </w:t>
      </w:r>
    </w:p>
    <w:p w14:paraId="40AD015F" w14:textId="77777777" w:rsidR="00201837" w:rsidRPr="00201837" w:rsidRDefault="00201837" w:rsidP="00201837">
      <w:pPr>
        <w:numPr>
          <w:ilvl w:val="0"/>
          <w:numId w:val="3"/>
        </w:numPr>
      </w:pPr>
      <w:r w:rsidRPr="00201837">
        <w:t xml:space="preserve">SMB </w:t>
      </w:r>
    </w:p>
    <w:p w14:paraId="14F847F1" w14:textId="70C192AC" w:rsidR="00DF6D9E" w:rsidRDefault="00201837" w:rsidP="00122C03">
      <w:r w:rsidRPr="00201837">
        <w:t xml:space="preserve">I'd rather design firewalling around Docker's networking model and </w:t>
      </w:r>
      <w:proofErr w:type="spellStart"/>
      <w:r w:rsidRPr="00201837">
        <w:t>Tailscale's</w:t>
      </w:r>
      <w:proofErr w:type="spellEnd"/>
      <w:r w:rsidRPr="00201837">
        <w:t xml:space="preserve"> access controls than force UFW into the mix and potentially create confusing behavior. That's also in line with Docker's own guidance that disabling Docker's firewall management is likely to break container networking.</w:t>
      </w:r>
    </w:p>
    <w:p w14:paraId="5EB12E65" w14:textId="77777777" w:rsidR="00DE244C" w:rsidRDefault="00DE244C" w:rsidP="00122C03"/>
    <w:p w14:paraId="3EFE9C56" w14:textId="77777777" w:rsidR="00DE244C" w:rsidRDefault="00DE244C" w:rsidP="00DE244C">
      <w:r>
        <w:t>## Tradeoffs Considered</w:t>
      </w:r>
    </w:p>
    <w:p w14:paraId="48C0699B" w14:textId="77777777" w:rsidR="00DE244C" w:rsidRDefault="00DE244C" w:rsidP="00DE244C"/>
    <w:p w14:paraId="18A03B66" w14:textId="77777777" w:rsidR="00DE244C" w:rsidRDefault="00DE244C" w:rsidP="00DE244C">
      <w:r>
        <w:t>### Automatic Security Updates</w:t>
      </w:r>
    </w:p>
    <w:p w14:paraId="56137499" w14:textId="77777777" w:rsidR="00DE244C" w:rsidRDefault="00DE244C" w:rsidP="00DE244C"/>
    <w:p w14:paraId="436CE26E" w14:textId="77777777" w:rsidR="00DE244C" w:rsidRDefault="00DE244C" w:rsidP="00DE244C">
      <w:r>
        <w:t>Benefits</w:t>
      </w:r>
    </w:p>
    <w:p w14:paraId="43376F6D" w14:textId="77777777" w:rsidR="00DE244C" w:rsidRDefault="00DE244C" w:rsidP="00DE244C">
      <w:r>
        <w:lastRenderedPageBreak/>
        <w:t>- Reduces the window of exposure to known vulnerabilities.</w:t>
      </w:r>
    </w:p>
    <w:p w14:paraId="40BA7DCB" w14:textId="77777777" w:rsidR="00DE244C" w:rsidRDefault="00DE244C" w:rsidP="00DE244C">
      <w:r>
        <w:t>- Decreases administrative overhead.</w:t>
      </w:r>
    </w:p>
    <w:p w14:paraId="4D789C61" w14:textId="77777777" w:rsidR="00DE244C" w:rsidRDefault="00DE244C" w:rsidP="00DE244C">
      <w:r>
        <w:t>- Improves baseline system security.</w:t>
      </w:r>
    </w:p>
    <w:p w14:paraId="27140198" w14:textId="77777777" w:rsidR="00DE244C" w:rsidRDefault="00DE244C" w:rsidP="00DE244C"/>
    <w:p w14:paraId="458DDB37" w14:textId="77777777" w:rsidR="00DE244C" w:rsidRDefault="00DE244C" w:rsidP="00DE244C">
      <w:r>
        <w:t>Risks</w:t>
      </w:r>
    </w:p>
    <w:p w14:paraId="6E1FB341" w14:textId="77777777" w:rsidR="00DE244C" w:rsidRDefault="00DE244C" w:rsidP="00DE244C">
      <w:r>
        <w:t>- Updates may introduce compatibility issues.</w:t>
      </w:r>
    </w:p>
    <w:p w14:paraId="512CC27E" w14:textId="77777777" w:rsidR="00DE244C" w:rsidRDefault="00DE244C" w:rsidP="00DE244C">
      <w:r>
        <w:t>- Service interruptions are possible if packages change behavior.</w:t>
      </w:r>
    </w:p>
    <w:p w14:paraId="3D2E3B9B" w14:textId="77777777" w:rsidR="00DE244C" w:rsidRDefault="00DE244C" w:rsidP="00DE244C">
      <w:r>
        <w:t>- Major version upgrades should be reviewed before deployment.</w:t>
      </w:r>
    </w:p>
    <w:p w14:paraId="31B18F5D" w14:textId="77777777" w:rsidR="00DE244C" w:rsidRDefault="00DE244C" w:rsidP="00DE244C"/>
    <w:p w14:paraId="03D5A567" w14:textId="77777777" w:rsidR="00DE244C" w:rsidRDefault="00DE244C" w:rsidP="00DE244C">
      <w:r>
        <w:t>Decision</w:t>
      </w:r>
    </w:p>
    <w:p w14:paraId="3636FFE4" w14:textId="77777777" w:rsidR="00DE244C" w:rsidRDefault="00DE244C" w:rsidP="00DE244C"/>
    <w:p w14:paraId="77038C64" w14:textId="77777777" w:rsidR="00DE244C" w:rsidRDefault="00DE244C" w:rsidP="00DE244C">
      <w:r>
        <w:t>Enable automatic installation of security updates only.</w:t>
      </w:r>
    </w:p>
    <w:p w14:paraId="163F97A6" w14:textId="5E2DCBDE" w:rsidR="00DE244C" w:rsidRDefault="00DE244C" w:rsidP="00DE244C">
      <w:r>
        <w:t xml:space="preserve">Continue reviewing </w:t>
      </w:r>
      <w:proofErr w:type="gramStart"/>
      <w:r>
        <w:t>feature</w:t>
      </w:r>
      <w:proofErr w:type="gramEnd"/>
      <w:r>
        <w:t xml:space="preserve"> and major version updates manually.</w:t>
      </w:r>
    </w:p>
    <w:p w14:paraId="5A65399F" w14:textId="77777777" w:rsidR="00581A58" w:rsidRDefault="00581A58" w:rsidP="00DE244C"/>
    <w:p w14:paraId="7009A395" w14:textId="2D2DA576" w:rsidR="009A713B" w:rsidRPr="009A713B" w:rsidRDefault="005B093C" w:rsidP="009A713B">
      <w:pPr>
        <w:rPr>
          <w:b/>
          <w:bCs/>
        </w:rPr>
      </w:pPr>
      <w:r w:rsidRPr="005B093C">
        <w:rPr>
          <w:b/>
          <w:bCs/>
        </w:rPr>
        <w:t>Revised Infrastructure Roadmap</w:t>
      </w:r>
      <w:r w:rsidR="009A713B">
        <w:rPr>
          <w:b/>
          <w:bCs/>
        </w:rPr>
        <w:t>:</w:t>
      </w:r>
    </w:p>
    <w:p w14:paraId="7FA564E5" w14:textId="77777777" w:rsidR="009A713B" w:rsidRPr="005B093C" w:rsidRDefault="009A713B" w:rsidP="009A713B">
      <w:pPr>
        <w:numPr>
          <w:ilvl w:val="0"/>
          <w:numId w:val="5"/>
        </w:numPr>
      </w:pPr>
      <w:r w:rsidRPr="005B093C">
        <w:t>Understand Linux firewall architecture (iptables/</w:t>
      </w:r>
      <w:proofErr w:type="spellStart"/>
      <w:r w:rsidRPr="005B093C">
        <w:t>nftables</w:t>
      </w:r>
      <w:proofErr w:type="spellEnd"/>
      <w:r w:rsidRPr="005B093C">
        <w:t xml:space="preserve">). </w:t>
      </w:r>
    </w:p>
    <w:p w14:paraId="071C99C9" w14:textId="77777777" w:rsidR="009A713B" w:rsidRPr="005B093C" w:rsidRDefault="009A713B" w:rsidP="009A713B">
      <w:pPr>
        <w:numPr>
          <w:ilvl w:val="0"/>
          <w:numId w:val="5"/>
        </w:numPr>
      </w:pPr>
      <w:r w:rsidRPr="005B093C">
        <w:t xml:space="preserve">Understand how Docker publishes ports. </w:t>
      </w:r>
    </w:p>
    <w:p w14:paraId="6F445968" w14:textId="77777777" w:rsidR="009A713B" w:rsidRPr="005B093C" w:rsidRDefault="009A713B" w:rsidP="009A713B">
      <w:pPr>
        <w:numPr>
          <w:ilvl w:val="0"/>
          <w:numId w:val="5"/>
        </w:numPr>
      </w:pPr>
      <w:r w:rsidRPr="005B093C">
        <w:t xml:space="preserve">Use Docker networking intentionally (bind only what you need). </w:t>
      </w:r>
    </w:p>
    <w:p w14:paraId="2C26DD20" w14:textId="77777777" w:rsidR="009A713B" w:rsidRPr="005B093C" w:rsidRDefault="009A713B" w:rsidP="009A713B">
      <w:pPr>
        <w:numPr>
          <w:ilvl w:val="0"/>
          <w:numId w:val="5"/>
        </w:numPr>
      </w:pPr>
      <w:r w:rsidRPr="005B093C">
        <w:t xml:space="preserve">Use </w:t>
      </w:r>
      <w:proofErr w:type="spellStart"/>
      <w:r w:rsidRPr="005B093C">
        <w:t>Tailscale</w:t>
      </w:r>
      <w:proofErr w:type="spellEnd"/>
      <w:r w:rsidRPr="005B093C">
        <w:t xml:space="preserve"> as your remote access boundary. </w:t>
      </w:r>
    </w:p>
    <w:p w14:paraId="69FDCF4B" w14:textId="49427BB9" w:rsidR="009A713B" w:rsidRPr="005B093C" w:rsidRDefault="009A713B" w:rsidP="009A713B">
      <w:pPr>
        <w:numPr>
          <w:ilvl w:val="0"/>
          <w:numId w:val="5"/>
        </w:numPr>
      </w:pPr>
      <w:r w:rsidRPr="005B093C">
        <w:t>If I later deploy a plain Debian or Ubuntu VM without Docker, that's where I'll build a full UFW project from scratch.</w:t>
      </w:r>
    </w:p>
    <w:p w14:paraId="6D56359E" w14:textId="7600DD5B" w:rsidR="00343891" w:rsidRPr="00343891" w:rsidRDefault="00343891" w:rsidP="00343891">
      <w:proofErr w:type="gramStart"/>
      <w:r w:rsidRPr="00343891">
        <w:t>original</w:t>
      </w:r>
      <w:proofErr w:type="gramEnd"/>
      <w:r w:rsidRPr="00343891">
        <w:t xml:space="preserve"> roadmap</w:t>
      </w:r>
      <w:r>
        <w:t>:</w:t>
      </w:r>
    </w:p>
    <w:p w14:paraId="1F53DCFF" w14:textId="77777777" w:rsidR="00343891" w:rsidRPr="00343891" w:rsidRDefault="00343891" w:rsidP="00343891">
      <w:pPr>
        <w:numPr>
          <w:ilvl w:val="0"/>
          <w:numId w:val="6"/>
        </w:numPr>
      </w:pPr>
      <w:r w:rsidRPr="00343891">
        <w:rPr>
          <w:rFonts w:ascii="Segoe UI Emoji" w:hAnsi="Segoe UI Emoji" w:cs="Segoe UI Emoji"/>
        </w:rPr>
        <w:t>✅</w:t>
      </w:r>
      <w:r w:rsidRPr="00343891">
        <w:t xml:space="preserve"> SSH Hardening </w:t>
      </w:r>
    </w:p>
    <w:p w14:paraId="6F51DA02" w14:textId="77777777" w:rsidR="00343891" w:rsidRPr="00343891" w:rsidRDefault="00343891" w:rsidP="00343891">
      <w:pPr>
        <w:numPr>
          <w:ilvl w:val="0"/>
          <w:numId w:val="6"/>
        </w:numPr>
      </w:pPr>
      <w:r w:rsidRPr="00343891">
        <w:rPr>
          <w:rFonts w:ascii="Segoe UI Emoji" w:hAnsi="Segoe UI Emoji" w:cs="Segoe UI Emoji"/>
        </w:rPr>
        <w:t>✅</w:t>
      </w:r>
      <w:r w:rsidRPr="00343891">
        <w:t xml:space="preserve"> Windows SSH Agent </w:t>
      </w:r>
    </w:p>
    <w:p w14:paraId="3225617C" w14:textId="77777777" w:rsidR="00343891" w:rsidRPr="00343891" w:rsidRDefault="00343891" w:rsidP="00343891">
      <w:pPr>
        <w:numPr>
          <w:ilvl w:val="0"/>
          <w:numId w:val="6"/>
        </w:numPr>
      </w:pPr>
      <w:del w:id="0" w:author="Unknown">
        <w:r w:rsidRPr="00343891">
          <w:delText>UFW</w:delText>
        </w:r>
      </w:del>
      <w:r w:rsidRPr="00343891">
        <w:t xml:space="preserve"> </w:t>
      </w:r>
    </w:p>
    <w:p w14:paraId="5F19951B" w14:textId="77777777" w:rsidR="00343891" w:rsidRPr="00343891" w:rsidRDefault="00343891" w:rsidP="00343891">
      <w:pPr>
        <w:numPr>
          <w:ilvl w:val="0"/>
          <w:numId w:val="6"/>
        </w:numPr>
      </w:pPr>
      <w:r w:rsidRPr="00343891">
        <w:t xml:space="preserve">Automatic Security Updates </w:t>
      </w:r>
    </w:p>
    <w:p w14:paraId="737A1C73" w14:textId="77777777" w:rsidR="00343891" w:rsidRPr="00343891" w:rsidRDefault="00343891" w:rsidP="00343891">
      <w:pPr>
        <w:numPr>
          <w:ilvl w:val="0"/>
          <w:numId w:val="6"/>
        </w:numPr>
      </w:pPr>
      <w:r w:rsidRPr="00343891">
        <w:lastRenderedPageBreak/>
        <w:t xml:space="preserve">Fail2Ban </w:t>
      </w:r>
    </w:p>
    <w:p w14:paraId="2EA25A58" w14:textId="77777777" w:rsidR="00343891" w:rsidRPr="00343891" w:rsidRDefault="00343891" w:rsidP="00343891">
      <w:pPr>
        <w:numPr>
          <w:ilvl w:val="0"/>
          <w:numId w:val="6"/>
        </w:numPr>
      </w:pPr>
      <w:r w:rsidRPr="00343891">
        <w:t xml:space="preserve">Backups </w:t>
      </w:r>
    </w:p>
    <w:p w14:paraId="2570B178" w14:textId="77777777" w:rsidR="00343891" w:rsidRPr="00343891" w:rsidRDefault="00343891" w:rsidP="00343891">
      <w:pPr>
        <w:numPr>
          <w:ilvl w:val="0"/>
          <w:numId w:val="6"/>
        </w:numPr>
      </w:pPr>
      <w:r w:rsidRPr="00343891">
        <w:t xml:space="preserve">Docker Services </w:t>
      </w:r>
    </w:p>
    <w:p w14:paraId="6F5517B7" w14:textId="77777777" w:rsidR="00343891" w:rsidRPr="00343891" w:rsidRDefault="00343891" w:rsidP="00343891">
      <w:pPr>
        <w:numPr>
          <w:ilvl w:val="0"/>
          <w:numId w:val="6"/>
        </w:numPr>
      </w:pPr>
      <w:r w:rsidRPr="00343891">
        <w:t>Monitoring</w:t>
      </w:r>
    </w:p>
    <w:p w14:paraId="4E694457" w14:textId="77777777" w:rsidR="00AB72CD" w:rsidRDefault="00AB72CD" w:rsidP="007B4A3E"/>
    <w:p w14:paraId="64B8973A" w14:textId="77777777" w:rsidR="006906C8" w:rsidRDefault="006906C8" w:rsidP="007B4A3E"/>
    <w:p w14:paraId="094F85DD" w14:textId="77777777" w:rsidR="006906C8" w:rsidRPr="006906C8" w:rsidRDefault="006906C8" w:rsidP="006906C8">
      <w:pPr>
        <w:rPr>
          <w:b/>
          <w:bCs/>
        </w:rPr>
      </w:pPr>
      <w:r w:rsidRPr="006906C8">
        <w:rPr>
          <w:b/>
          <w:bCs/>
        </w:rPr>
        <w:t>Updated Roadmap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62"/>
        <w:gridCol w:w="1505"/>
        <w:gridCol w:w="4293"/>
      </w:tblGrid>
      <w:tr w:rsidR="006906C8" w:rsidRPr="006906C8" w14:paraId="4326B6E2" w14:textId="77777777">
        <w:trPr>
          <w:tblHeader/>
          <w:tblCellSpacing w:w="15" w:type="dxa"/>
        </w:trPr>
        <w:tc>
          <w:tcPr>
            <w:tcW w:w="0" w:type="auto"/>
            <w:vAlign w:val="center"/>
            <w:hideMark/>
          </w:tcPr>
          <w:p w14:paraId="4ACF24C9" w14:textId="77777777" w:rsidR="006906C8" w:rsidRPr="006906C8" w:rsidRDefault="006906C8" w:rsidP="006906C8">
            <w:pPr>
              <w:rPr>
                <w:b/>
                <w:bCs/>
              </w:rPr>
            </w:pPr>
            <w:r w:rsidRPr="006906C8">
              <w:rPr>
                <w:b/>
                <w:bCs/>
              </w:rPr>
              <w:t>Step</w:t>
            </w:r>
          </w:p>
        </w:tc>
        <w:tc>
          <w:tcPr>
            <w:tcW w:w="0" w:type="auto"/>
            <w:vAlign w:val="center"/>
            <w:hideMark/>
          </w:tcPr>
          <w:p w14:paraId="07C30106" w14:textId="77777777" w:rsidR="006906C8" w:rsidRPr="006906C8" w:rsidRDefault="006906C8" w:rsidP="006906C8">
            <w:pPr>
              <w:rPr>
                <w:b/>
                <w:bCs/>
              </w:rPr>
            </w:pPr>
            <w:r w:rsidRPr="006906C8">
              <w:rPr>
                <w:b/>
                <w:bCs/>
              </w:rPr>
              <w:t>Status</w:t>
            </w:r>
          </w:p>
        </w:tc>
        <w:tc>
          <w:tcPr>
            <w:tcW w:w="0" w:type="auto"/>
            <w:vAlign w:val="center"/>
            <w:hideMark/>
          </w:tcPr>
          <w:p w14:paraId="5F0AFA07" w14:textId="77777777" w:rsidR="006906C8" w:rsidRPr="006906C8" w:rsidRDefault="006906C8" w:rsidP="006906C8">
            <w:pPr>
              <w:rPr>
                <w:b/>
                <w:bCs/>
              </w:rPr>
            </w:pPr>
            <w:r w:rsidRPr="006906C8">
              <w:rPr>
                <w:b/>
                <w:bCs/>
              </w:rPr>
              <w:t>Why</w:t>
            </w:r>
          </w:p>
        </w:tc>
      </w:tr>
      <w:tr w:rsidR="006906C8" w:rsidRPr="006906C8" w14:paraId="6FCF7153" w14:textId="77777777">
        <w:trPr>
          <w:tblCellSpacing w:w="15" w:type="dxa"/>
        </w:trPr>
        <w:tc>
          <w:tcPr>
            <w:tcW w:w="0" w:type="auto"/>
            <w:vAlign w:val="center"/>
            <w:hideMark/>
          </w:tcPr>
          <w:p w14:paraId="3F42DBDC" w14:textId="77777777" w:rsidR="006906C8" w:rsidRPr="006906C8" w:rsidRDefault="006906C8" w:rsidP="006906C8">
            <w:r w:rsidRPr="006906C8">
              <w:t>SSH Hardening</w:t>
            </w:r>
          </w:p>
        </w:tc>
        <w:tc>
          <w:tcPr>
            <w:tcW w:w="0" w:type="auto"/>
            <w:vAlign w:val="center"/>
            <w:hideMark/>
          </w:tcPr>
          <w:p w14:paraId="02F96603" w14:textId="77777777" w:rsidR="006906C8" w:rsidRPr="006906C8" w:rsidRDefault="006906C8" w:rsidP="006906C8">
            <w:r w:rsidRPr="006906C8">
              <w:rPr>
                <w:rFonts w:ascii="Segoe UI Emoji" w:hAnsi="Segoe UI Emoji" w:cs="Segoe UI Emoji"/>
              </w:rPr>
              <w:t>✅</w:t>
            </w:r>
            <w:r w:rsidRPr="006906C8">
              <w:t xml:space="preserve"> Complete</w:t>
            </w:r>
          </w:p>
        </w:tc>
        <w:tc>
          <w:tcPr>
            <w:tcW w:w="0" w:type="auto"/>
            <w:vAlign w:val="center"/>
            <w:hideMark/>
          </w:tcPr>
          <w:p w14:paraId="34CB2176" w14:textId="77777777" w:rsidR="006906C8" w:rsidRPr="006906C8" w:rsidRDefault="006906C8" w:rsidP="006906C8">
            <w:r w:rsidRPr="006906C8">
              <w:t>Strong authentication</w:t>
            </w:r>
          </w:p>
        </w:tc>
      </w:tr>
      <w:tr w:rsidR="006906C8" w:rsidRPr="006906C8" w14:paraId="48920E3E" w14:textId="77777777">
        <w:trPr>
          <w:tblCellSpacing w:w="15" w:type="dxa"/>
        </w:trPr>
        <w:tc>
          <w:tcPr>
            <w:tcW w:w="0" w:type="auto"/>
            <w:vAlign w:val="center"/>
            <w:hideMark/>
          </w:tcPr>
          <w:p w14:paraId="043B7C9C" w14:textId="77777777" w:rsidR="006906C8" w:rsidRPr="006906C8" w:rsidRDefault="006906C8" w:rsidP="006906C8">
            <w:r w:rsidRPr="006906C8">
              <w:t>Windows SSH Agent</w:t>
            </w:r>
          </w:p>
        </w:tc>
        <w:tc>
          <w:tcPr>
            <w:tcW w:w="0" w:type="auto"/>
            <w:vAlign w:val="center"/>
            <w:hideMark/>
          </w:tcPr>
          <w:p w14:paraId="79281F18" w14:textId="77777777" w:rsidR="006906C8" w:rsidRPr="006906C8" w:rsidRDefault="006906C8" w:rsidP="006906C8">
            <w:r w:rsidRPr="006906C8">
              <w:rPr>
                <w:rFonts w:ascii="Segoe UI Emoji" w:hAnsi="Segoe UI Emoji" w:cs="Segoe UI Emoji"/>
              </w:rPr>
              <w:t>✅</w:t>
            </w:r>
            <w:r w:rsidRPr="006906C8">
              <w:t xml:space="preserve"> Complete</w:t>
            </w:r>
          </w:p>
        </w:tc>
        <w:tc>
          <w:tcPr>
            <w:tcW w:w="0" w:type="auto"/>
            <w:vAlign w:val="center"/>
            <w:hideMark/>
          </w:tcPr>
          <w:p w14:paraId="133DE54A" w14:textId="77777777" w:rsidR="006906C8" w:rsidRPr="006906C8" w:rsidRDefault="006906C8" w:rsidP="006906C8">
            <w:r w:rsidRPr="006906C8">
              <w:t>Quality of life without sacrificing security</w:t>
            </w:r>
          </w:p>
        </w:tc>
      </w:tr>
      <w:tr w:rsidR="006906C8" w:rsidRPr="006906C8" w14:paraId="5B7889CB" w14:textId="77777777">
        <w:trPr>
          <w:tblCellSpacing w:w="15" w:type="dxa"/>
        </w:trPr>
        <w:tc>
          <w:tcPr>
            <w:tcW w:w="0" w:type="auto"/>
            <w:vAlign w:val="center"/>
            <w:hideMark/>
          </w:tcPr>
          <w:p w14:paraId="26392981" w14:textId="77777777" w:rsidR="006906C8" w:rsidRPr="006906C8" w:rsidRDefault="006906C8" w:rsidP="006906C8">
            <w:r w:rsidRPr="006906C8">
              <w:rPr>
                <w:b/>
                <w:bCs/>
              </w:rPr>
              <w:t>Linux Firewall Architecture (Docker/</w:t>
            </w:r>
            <w:proofErr w:type="spellStart"/>
            <w:r w:rsidRPr="006906C8">
              <w:rPr>
                <w:b/>
                <w:bCs/>
              </w:rPr>
              <w:t>Tailscale</w:t>
            </w:r>
            <w:proofErr w:type="spellEnd"/>
            <w:r w:rsidRPr="006906C8">
              <w:rPr>
                <w:b/>
                <w:bCs/>
              </w:rPr>
              <w:t>)</w:t>
            </w:r>
          </w:p>
        </w:tc>
        <w:tc>
          <w:tcPr>
            <w:tcW w:w="0" w:type="auto"/>
            <w:vAlign w:val="center"/>
            <w:hideMark/>
          </w:tcPr>
          <w:p w14:paraId="79FA108D" w14:textId="77777777" w:rsidR="006906C8" w:rsidRPr="006906C8" w:rsidRDefault="006906C8" w:rsidP="006906C8">
            <w:r w:rsidRPr="006906C8">
              <w:rPr>
                <w:rFonts w:ascii="Segoe UI Emoji" w:hAnsi="Segoe UI Emoji" w:cs="Segoe UI Emoji"/>
              </w:rPr>
              <w:t>✅</w:t>
            </w:r>
            <w:r w:rsidRPr="006906C8">
              <w:t xml:space="preserve"> Investigated</w:t>
            </w:r>
          </w:p>
        </w:tc>
        <w:tc>
          <w:tcPr>
            <w:tcW w:w="0" w:type="auto"/>
            <w:vAlign w:val="center"/>
            <w:hideMark/>
          </w:tcPr>
          <w:p w14:paraId="0959F77F" w14:textId="77777777" w:rsidR="006906C8" w:rsidRPr="006906C8" w:rsidRDefault="006906C8" w:rsidP="006906C8">
            <w:r w:rsidRPr="006906C8">
              <w:t>Learned why UFW isn't the right choice for this host today</w:t>
            </w:r>
          </w:p>
        </w:tc>
      </w:tr>
      <w:tr w:rsidR="006906C8" w:rsidRPr="006906C8" w14:paraId="405DAE56" w14:textId="77777777">
        <w:trPr>
          <w:tblCellSpacing w:w="15" w:type="dxa"/>
        </w:trPr>
        <w:tc>
          <w:tcPr>
            <w:tcW w:w="0" w:type="auto"/>
            <w:vAlign w:val="center"/>
            <w:hideMark/>
          </w:tcPr>
          <w:p w14:paraId="3A4B159A" w14:textId="77777777" w:rsidR="006906C8" w:rsidRPr="006906C8" w:rsidRDefault="006906C8" w:rsidP="006906C8">
            <w:r w:rsidRPr="006906C8">
              <w:t>Automatic Security Updates</w:t>
            </w:r>
          </w:p>
        </w:tc>
        <w:tc>
          <w:tcPr>
            <w:tcW w:w="0" w:type="auto"/>
            <w:vAlign w:val="center"/>
            <w:hideMark/>
          </w:tcPr>
          <w:p w14:paraId="6D887B27" w14:textId="77777777" w:rsidR="006906C8" w:rsidRPr="006906C8" w:rsidRDefault="006906C8" w:rsidP="006906C8">
            <w:r w:rsidRPr="006906C8">
              <w:rPr>
                <w:b/>
                <w:bCs/>
              </w:rPr>
              <w:t>Next</w:t>
            </w:r>
          </w:p>
        </w:tc>
        <w:tc>
          <w:tcPr>
            <w:tcW w:w="0" w:type="auto"/>
            <w:vAlign w:val="center"/>
            <w:hideMark/>
          </w:tcPr>
          <w:p w14:paraId="27E96894" w14:textId="77777777" w:rsidR="006906C8" w:rsidRPr="006906C8" w:rsidRDefault="006906C8" w:rsidP="006906C8">
            <w:r w:rsidRPr="006906C8">
              <w:t>Universally applicable and excellent Linux administration practice</w:t>
            </w:r>
          </w:p>
        </w:tc>
      </w:tr>
      <w:tr w:rsidR="006906C8" w:rsidRPr="006906C8" w14:paraId="355CA168" w14:textId="77777777">
        <w:trPr>
          <w:tblCellSpacing w:w="15" w:type="dxa"/>
        </w:trPr>
        <w:tc>
          <w:tcPr>
            <w:tcW w:w="0" w:type="auto"/>
            <w:vAlign w:val="center"/>
            <w:hideMark/>
          </w:tcPr>
          <w:p w14:paraId="64F5F866" w14:textId="77777777" w:rsidR="006906C8" w:rsidRPr="006906C8" w:rsidRDefault="006906C8" w:rsidP="006906C8">
            <w:r w:rsidRPr="006906C8">
              <w:t>Fail2Ban</w:t>
            </w:r>
          </w:p>
        </w:tc>
        <w:tc>
          <w:tcPr>
            <w:tcW w:w="0" w:type="auto"/>
            <w:vAlign w:val="center"/>
            <w:hideMark/>
          </w:tcPr>
          <w:p w14:paraId="4B47551E" w14:textId="77777777" w:rsidR="006906C8" w:rsidRPr="006906C8" w:rsidRDefault="006906C8" w:rsidP="006906C8">
            <w:r w:rsidRPr="006906C8">
              <w:t>After updates</w:t>
            </w:r>
          </w:p>
        </w:tc>
        <w:tc>
          <w:tcPr>
            <w:tcW w:w="0" w:type="auto"/>
            <w:vAlign w:val="center"/>
            <w:hideMark/>
          </w:tcPr>
          <w:p w14:paraId="0A99479A" w14:textId="77777777" w:rsidR="006906C8" w:rsidRPr="006906C8" w:rsidRDefault="006906C8" w:rsidP="006906C8">
            <w:r w:rsidRPr="006906C8">
              <w:t>Good security experience, even if SSH isn't internet-exposed today</w:t>
            </w:r>
          </w:p>
        </w:tc>
      </w:tr>
      <w:tr w:rsidR="006906C8" w:rsidRPr="006906C8" w14:paraId="40F98EAB" w14:textId="77777777">
        <w:trPr>
          <w:tblCellSpacing w:w="15" w:type="dxa"/>
        </w:trPr>
        <w:tc>
          <w:tcPr>
            <w:tcW w:w="0" w:type="auto"/>
            <w:vAlign w:val="center"/>
            <w:hideMark/>
          </w:tcPr>
          <w:p w14:paraId="3DA8F10B" w14:textId="77777777" w:rsidR="006906C8" w:rsidRPr="006906C8" w:rsidRDefault="006906C8" w:rsidP="006906C8">
            <w:r w:rsidRPr="006906C8">
              <w:t>OMV Configuration Backups</w:t>
            </w:r>
          </w:p>
        </w:tc>
        <w:tc>
          <w:tcPr>
            <w:tcW w:w="0" w:type="auto"/>
            <w:vAlign w:val="center"/>
            <w:hideMark/>
          </w:tcPr>
          <w:p w14:paraId="1533F9CE" w14:textId="77777777" w:rsidR="006906C8" w:rsidRPr="006906C8" w:rsidRDefault="006906C8" w:rsidP="006906C8">
            <w:r w:rsidRPr="006906C8">
              <w:t>After Fail2Ban</w:t>
            </w:r>
          </w:p>
        </w:tc>
        <w:tc>
          <w:tcPr>
            <w:tcW w:w="0" w:type="auto"/>
            <w:vAlign w:val="center"/>
            <w:hideMark/>
          </w:tcPr>
          <w:p w14:paraId="06032044" w14:textId="77777777" w:rsidR="006906C8" w:rsidRPr="006906C8" w:rsidRDefault="006906C8" w:rsidP="006906C8">
            <w:r w:rsidRPr="006906C8">
              <w:t>Disaster recovery</w:t>
            </w:r>
          </w:p>
        </w:tc>
      </w:tr>
      <w:tr w:rsidR="006906C8" w:rsidRPr="006906C8" w14:paraId="1CED81EA" w14:textId="77777777">
        <w:trPr>
          <w:tblCellSpacing w:w="15" w:type="dxa"/>
        </w:trPr>
        <w:tc>
          <w:tcPr>
            <w:tcW w:w="0" w:type="auto"/>
            <w:vAlign w:val="center"/>
            <w:hideMark/>
          </w:tcPr>
          <w:p w14:paraId="40E31847" w14:textId="77777777" w:rsidR="006906C8" w:rsidRPr="006906C8" w:rsidRDefault="006906C8" w:rsidP="006906C8">
            <w:r w:rsidRPr="006906C8">
              <w:t>Docker Services</w:t>
            </w:r>
          </w:p>
        </w:tc>
        <w:tc>
          <w:tcPr>
            <w:tcW w:w="0" w:type="auto"/>
            <w:vAlign w:val="center"/>
            <w:hideMark/>
          </w:tcPr>
          <w:p w14:paraId="632733AF" w14:textId="77777777" w:rsidR="006906C8" w:rsidRPr="006906C8" w:rsidRDefault="006906C8" w:rsidP="006906C8">
            <w:r w:rsidRPr="006906C8">
              <w:t>Continue</w:t>
            </w:r>
          </w:p>
        </w:tc>
        <w:tc>
          <w:tcPr>
            <w:tcW w:w="0" w:type="auto"/>
            <w:vAlign w:val="center"/>
            <w:hideMark/>
          </w:tcPr>
          <w:p w14:paraId="71F69CE2" w14:textId="77777777" w:rsidR="006906C8" w:rsidRPr="006906C8" w:rsidRDefault="006906C8" w:rsidP="006906C8">
            <w:proofErr w:type="spellStart"/>
            <w:r w:rsidRPr="006906C8">
              <w:t>Jellyfin</w:t>
            </w:r>
            <w:proofErr w:type="spellEnd"/>
            <w:r w:rsidRPr="006906C8">
              <w:t xml:space="preserve">, </w:t>
            </w:r>
            <w:proofErr w:type="spellStart"/>
            <w:r w:rsidRPr="006906C8">
              <w:t>Immich</w:t>
            </w:r>
            <w:proofErr w:type="spellEnd"/>
            <w:r w:rsidRPr="006906C8">
              <w:t>, etc.</w:t>
            </w:r>
          </w:p>
        </w:tc>
      </w:tr>
      <w:tr w:rsidR="006906C8" w:rsidRPr="006906C8" w14:paraId="2E95B141" w14:textId="77777777">
        <w:trPr>
          <w:tblCellSpacing w:w="15" w:type="dxa"/>
        </w:trPr>
        <w:tc>
          <w:tcPr>
            <w:tcW w:w="0" w:type="auto"/>
            <w:vAlign w:val="center"/>
            <w:hideMark/>
          </w:tcPr>
          <w:p w14:paraId="5E9DB291" w14:textId="77777777" w:rsidR="006906C8" w:rsidRPr="006906C8" w:rsidRDefault="006906C8" w:rsidP="006906C8">
            <w:r w:rsidRPr="006906C8">
              <w:t>Monitoring</w:t>
            </w:r>
          </w:p>
        </w:tc>
        <w:tc>
          <w:tcPr>
            <w:tcW w:w="0" w:type="auto"/>
            <w:vAlign w:val="center"/>
            <w:hideMark/>
          </w:tcPr>
          <w:p w14:paraId="62D8463B" w14:textId="77777777" w:rsidR="006906C8" w:rsidRPr="006906C8" w:rsidRDefault="006906C8" w:rsidP="006906C8">
            <w:r w:rsidRPr="006906C8">
              <w:t>Last</w:t>
            </w:r>
          </w:p>
        </w:tc>
        <w:tc>
          <w:tcPr>
            <w:tcW w:w="0" w:type="auto"/>
            <w:vAlign w:val="center"/>
            <w:hideMark/>
          </w:tcPr>
          <w:p w14:paraId="1E0B324F" w14:textId="77777777" w:rsidR="006906C8" w:rsidRPr="006906C8" w:rsidRDefault="006906C8" w:rsidP="006906C8">
            <w:r w:rsidRPr="006906C8">
              <w:t>Uptime Kuma, Grafana, Prometheus</w:t>
            </w:r>
          </w:p>
        </w:tc>
      </w:tr>
    </w:tbl>
    <w:p w14:paraId="2DD3A02F" w14:textId="77777777" w:rsidR="006906C8" w:rsidRDefault="006906C8" w:rsidP="007B4A3E"/>
    <w:sectPr w:rsidR="006906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574425"/>
    <w:multiLevelType w:val="multilevel"/>
    <w:tmpl w:val="0AACD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1D16D5"/>
    <w:multiLevelType w:val="multilevel"/>
    <w:tmpl w:val="5CA0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2F2540"/>
    <w:multiLevelType w:val="multilevel"/>
    <w:tmpl w:val="5EFC5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D2789E"/>
    <w:multiLevelType w:val="multilevel"/>
    <w:tmpl w:val="2DD21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CF77F71"/>
    <w:multiLevelType w:val="multilevel"/>
    <w:tmpl w:val="B7EA2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4E4DBF"/>
    <w:multiLevelType w:val="multilevel"/>
    <w:tmpl w:val="D58C1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7542368">
    <w:abstractNumId w:val="1"/>
  </w:num>
  <w:num w:numId="2" w16cid:durableId="1967395716">
    <w:abstractNumId w:val="2"/>
  </w:num>
  <w:num w:numId="3" w16cid:durableId="1308626143">
    <w:abstractNumId w:val="4"/>
  </w:num>
  <w:num w:numId="4" w16cid:durableId="2119834190">
    <w:abstractNumId w:val="5"/>
  </w:num>
  <w:num w:numId="5" w16cid:durableId="1688286713">
    <w:abstractNumId w:val="3"/>
  </w:num>
  <w:num w:numId="6" w16cid:durableId="405166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2BA9"/>
    <w:rsid w:val="00025CE9"/>
    <w:rsid w:val="00122C03"/>
    <w:rsid w:val="00201837"/>
    <w:rsid w:val="00286FCA"/>
    <w:rsid w:val="00342BA9"/>
    <w:rsid w:val="00343891"/>
    <w:rsid w:val="00407975"/>
    <w:rsid w:val="00465E6B"/>
    <w:rsid w:val="00486C98"/>
    <w:rsid w:val="0049410F"/>
    <w:rsid w:val="004F2DC9"/>
    <w:rsid w:val="004F6A4D"/>
    <w:rsid w:val="0050660E"/>
    <w:rsid w:val="00581A58"/>
    <w:rsid w:val="00582224"/>
    <w:rsid w:val="00582CE7"/>
    <w:rsid w:val="005B093C"/>
    <w:rsid w:val="005C0F54"/>
    <w:rsid w:val="006575DF"/>
    <w:rsid w:val="006906C8"/>
    <w:rsid w:val="00725D61"/>
    <w:rsid w:val="00796601"/>
    <w:rsid w:val="007A3663"/>
    <w:rsid w:val="007B4A3E"/>
    <w:rsid w:val="007D617D"/>
    <w:rsid w:val="008411A5"/>
    <w:rsid w:val="008959B3"/>
    <w:rsid w:val="008E18DE"/>
    <w:rsid w:val="0091064E"/>
    <w:rsid w:val="00944CED"/>
    <w:rsid w:val="00946F47"/>
    <w:rsid w:val="009747F4"/>
    <w:rsid w:val="009A713B"/>
    <w:rsid w:val="00A03E75"/>
    <w:rsid w:val="00AB72CD"/>
    <w:rsid w:val="00AE5BB6"/>
    <w:rsid w:val="00C34177"/>
    <w:rsid w:val="00C57A77"/>
    <w:rsid w:val="00C86E8F"/>
    <w:rsid w:val="00C95213"/>
    <w:rsid w:val="00CB27EE"/>
    <w:rsid w:val="00CF439F"/>
    <w:rsid w:val="00D6188C"/>
    <w:rsid w:val="00DD72F8"/>
    <w:rsid w:val="00DE244C"/>
    <w:rsid w:val="00DF6D9E"/>
    <w:rsid w:val="00E23A29"/>
    <w:rsid w:val="00E34981"/>
    <w:rsid w:val="00E476F2"/>
    <w:rsid w:val="00E9463F"/>
    <w:rsid w:val="00EC4284"/>
    <w:rsid w:val="00FC6B50"/>
    <w:rsid w:val="00FE5E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BD1658"/>
  <w15:chartTrackingRefBased/>
  <w15:docId w15:val="{5E864397-9BD5-422A-8C5F-32C7B9907F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2BA9"/>
  </w:style>
  <w:style w:type="paragraph" w:styleId="Heading1">
    <w:name w:val="heading 1"/>
    <w:basedOn w:val="Normal"/>
    <w:next w:val="Normal"/>
    <w:link w:val="Heading1Char"/>
    <w:uiPriority w:val="9"/>
    <w:qFormat/>
    <w:rsid w:val="00342B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2B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2B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2B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2B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2B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2B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2B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2B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2B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2B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2B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2B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2B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2B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2B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2B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2BA9"/>
    <w:rPr>
      <w:rFonts w:eastAsiaTheme="majorEastAsia" w:cstheme="majorBidi"/>
      <w:color w:val="272727" w:themeColor="text1" w:themeTint="D8"/>
    </w:rPr>
  </w:style>
  <w:style w:type="paragraph" w:styleId="Title">
    <w:name w:val="Title"/>
    <w:basedOn w:val="Normal"/>
    <w:next w:val="Normal"/>
    <w:link w:val="TitleChar"/>
    <w:uiPriority w:val="10"/>
    <w:qFormat/>
    <w:rsid w:val="00342B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2B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2B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2B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2BA9"/>
    <w:pPr>
      <w:spacing w:before="160"/>
      <w:jc w:val="center"/>
    </w:pPr>
    <w:rPr>
      <w:i/>
      <w:iCs/>
      <w:color w:val="404040" w:themeColor="text1" w:themeTint="BF"/>
    </w:rPr>
  </w:style>
  <w:style w:type="character" w:customStyle="1" w:styleId="QuoteChar">
    <w:name w:val="Quote Char"/>
    <w:basedOn w:val="DefaultParagraphFont"/>
    <w:link w:val="Quote"/>
    <w:uiPriority w:val="29"/>
    <w:rsid w:val="00342BA9"/>
    <w:rPr>
      <w:i/>
      <w:iCs/>
      <w:color w:val="404040" w:themeColor="text1" w:themeTint="BF"/>
    </w:rPr>
  </w:style>
  <w:style w:type="paragraph" w:styleId="ListParagraph">
    <w:name w:val="List Paragraph"/>
    <w:basedOn w:val="Normal"/>
    <w:uiPriority w:val="34"/>
    <w:qFormat/>
    <w:rsid w:val="00342BA9"/>
    <w:pPr>
      <w:ind w:left="720"/>
      <w:contextualSpacing/>
    </w:pPr>
  </w:style>
  <w:style w:type="character" w:styleId="IntenseEmphasis">
    <w:name w:val="Intense Emphasis"/>
    <w:basedOn w:val="DefaultParagraphFont"/>
    <w:uiPriority w:val="21"/>
    <w:qFormat/>
    <w:rsid w:val="00342BA9"/>
    <w:rPr>
      <w:i/>
      <w:iCs/>
      <w:color w:val="0F4761" w:themeColor="accent1" w:themeShade="BF"/>
    </w:rPr>
  </w:style>
  <w:style w:type="paragraph" w:styleId="IntenseQuote">
    <w:name w:val="Intense Quote"/>
    <w:basedOn w:val="Normal"/>
    <w:next w:val="Normal"/>
    <w:link w:val="IntenseQuoteChar"/>
    <w:uiPriority w:val="30"/>
    <w:qFormat/>
    <w:rsid w:val="00342B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2BA9"/>
    <w:rPr>
      <w:i/>
      <w:iCs/>
      <w:color w:val="0F4761" w:themeColor="accent1" w:themeShade="BF"/>
    </w:rPr>
  </w:style>
  <w:style w:type="character" w:styleId="IntenseReference">
    <w:name w:val="Intense Reference"/>
    <w:basedOn w:val="DefaultParagraphFont"/>
    <w:uiPriority w:val="32"/>
    <w:qFormat/>
    <w:rsid w:val="00342BA9"/>
    <w:rPr>
      <w:b/>
      <w:bCs/>
      <w:smallCaps/>
      <w:color w:val="0F4761" w:themeColor="accent1" w:themeShade="BF"/>
      <w:spacing w:val="5"/>
    </w:rPr>
  </w:style>
  <w:style w:type="table" w:styleId="TableGrid">
    <w:name w:val="Table Grid"/>
    <w:basedOn w:val="TableNormal"/>
    <w:uiPriority w:val="39"/>
    <w:rsid w:val="00342B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1064E"/>
    <w:rPr>
      <w:color w:val="467886" w:themeColor="hyperlink"/>
      <w:u w:val="single"/>
    </w:rPr>
  </w:style>
  <w:style w:type="character" w:styleId="UnresolvedMention">
    <w:name w:val="Unresolved Mention"/>
    <w:basedOn w:val="DefaultParagraphFont"/>
    <w:uiPriority w:val="99"/>
    <w:semiHidden/>
    <w:unhideWhenUsed/>
    <w:rsid w:val="009106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jordan@192.168.0.2"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1506</TotalTime>
  <Pages>7</Pages>
  <Words>864</Words>
  <Characters>4928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knilll</dc:creator>
  <cp:keywords/>
  <dc:description/>
  <cp:lastModifiedBy>jordan knilll</cp:lastModifiedBy>
  <cp:revision>46</cp:revision>
  <dcterms:created xsi:type="dcterms:W3CDTF">2026-08-04T23:05:00Z</dcterms:created>
  <dcterms:modified xsi:type="dcterms:W3CDTF">2026-08-11T00:13:00Z</dcterms:modified>
</cp:coreProperties>
</file>